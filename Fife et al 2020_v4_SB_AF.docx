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34C7"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Running head:</w:t>
      </w:r>
      <w:r w:rsidRPr="001C2EE5">
        <w:rPr>
          <w:rFonts w:ascii="Garamond" w:eastAsia="Times New Roman" w:hAnsi="Garamond" w:cs="Helvetica"/>
          <w:color w:val="333333"/>
          <w:sz w:val="28"/>
          <w:szCs w:val="27"/>
        </w:rPr>
        <w:br/>
        <w:t>Scientific Notes</w:t>
      </w:r>
    </w:p>
    <w:p w14:paraId="51C4C15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Membership status:</w:t>
      </w:r>
      <w:r w:rsidRPr="001C2EE5">
        <w:rPr>
          <w:rFonts w:ascii="Garamond" w:eastAsia="Times New Roman" w:hAnsi="Garamond" w:cs="Helvetica"/>
          <w:color w:val="333333"/>
          <w:sz w:val="28"/>
          <w:szCs w:val="27"/>
        </w:rPr>
        <w:br/>
        <w:t>Member Xavier Martini (ID 1588)</w:t>
      </w:r>
    </w:p>
    <w:p w14:paraId="043AC50F"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Billing contact:</w:t>
      </w:r>
      <w:r w:rsidRPr="001C2EE5">
        <w:rPr>
          <w:rFonts w:ascii="Garamond" w:eastAsia="Times New Roman" w:hAnsi="Garamond" w:cs="Helvetica"/>
          <w:color w:val="333333"/>
          <w:sz w:val="28"/>
          <w:szCs w:val="27"/>
        </w:rPr>
        <w:br/>
        <w:t>Xavier Martini The University of Florida - North Florida Research and Education Center</w:t>
      </w:r>
      <w:r w:rsidRPr="001C2EE5">
        <w:rPr>
          <w:rFonts w:ascii="Garamond" w:eastAsia="Times New Roman" w:hAnsi="Garamond" w:cs="Helvetica"/>
          <w:color w:val="333333"/>
          <w:sz w:val="28"/>
          <w:szCs w:val="27"/>
        </w:rPr>
        <w:br/>
        <w:t>155 Research Road</w:t>
      </w:r>
      <w:r w:rsidRPr="001C2EE5">
        <w:rPr>
          <w:rFonts w:ascii="Garamond" w:eastAsia="Times New Roman" w:hAnsi="Garamond" w:cs="Helvetica"/>
          <w:color w:val="333333"/>
          <w:sz w:val="28"/>
          <w:szCs w:val="27"/>
        </w:rPr>
        <w:br/>
        <w:t>Quincy, 32351, USA</w:t>
      </w:r>
      <w:r w:rsidRPr="001C2EE5">
        <w:rPr>
          <w:rFonts w:ascii="Garamond" w:eastAsia="Times New Roman" w:hAnsi="Garamond" w:cs="Helvetica"/>
          <w:color w:val="333333"/>
          <w:sz w:val="28"/>
          <w:szCs w:val="27"/>
        </w:rPr>
        <w:br/>
        <w:t>Phone: +01 (850) 875-7160</w:t>
      </w:r>
      <w:r w:rsidRPr="001C2EE5">
        <w:rPr>
          <w:rFonts w:ascii="Garamond" w:eastAsia="Times New Roman" w:hAnsi="Garamond" w:cs="Helvetica"/>
          <w:color w:val="333333"/>
          <w:sz w:val="28"/>
          <w:szCs w:val="27"/>
        </w:rPr>
        <w:br/>
        <w:t>E-mail: xmartini@ufl.edu</w:t>
      </w:r>
      <w:r w:rsidRPr="001C2EE5">
        <w:rPr>
          <w:rFonts w:ascii="Garamond" w:eastAsia="Times New Roman" w:hAnsi="Garamond" w:cs="Helvetica"/>
          <w:color w:val="333333"/>
          <w:sz w:val="28"/>
          <w:szCs w:val="27"/>
        </w:rPr>
        <w:br/>
        <w:t>Include any information (reference number, tax ID, etc.) that you need included on the invoice</w:t>
      </w:r>
    </w:p>
    <w:p w14:paraId="5DA693BC" w14:textId="3C1797B8"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First report of </w:t>
      </w:r>
      <w:proofErr w:type="spellStart"/>
      <w:r w:rsidRPr="001C2EE5">
        <w:rPr>
          <w:rFonts w:ascii="Garamond" w:eastAsia="Times New Roman" w:hAnsi="Garamond" w:cs="Helvetica"/>
          <w:b/>
          <w:bCs/>
          <w:i/>
          <w:iCs/>
          <w:color w:val="333333"/>
          <w:sz w:val="28"/>
          <w:szCs w:val="27"/>
        </w:rPr>
        <w:t>Phyllocoptes</w:t>
      </w:r>
      <w:proofErr w:type="spellEnd"/>
      <w:r w:rsidRPr="001C2EE5">
        <w:rPr>
          <w:rFonts w:ascii="Garamond" w:eastAsia="Times New Roman" w:hAnsi="Garamond" w:cs="Helvetica"/>
          <w:b/>
          <w:bCs/>
          <w:i/>
          <w:iCs/>
          <w:color w:val="333333"/>
          <w:sz w:val="28"/>
          <w:szCs w:val="27"/>
        </w:rPr>
        <w:t xml:space="preserve"> fructiphilus</w:t>
      </w:r>
      <w:r w:rsidRPr="001C2EE5">
        <w:rPr>
          <w:rFonts w:ascii="Garamond" w:eastAsia="Times New Roman" w:hAnsi="Garamond" w:cs="Helvetica"/>
          <w:b/>
          <w:bCs/>
          <w:color w:val="333333"/>
          <w:sz w:val="28"/>
          <w:szCs w:val="27"/>
        </w:rPr>
        <w:t> </w:t>
      </w:r>
      <w:proofErr w:type="spellStart"/>
      <w:ins w:id="0" w:author="Bolton, Sam" w:date="2020-03-13T09:55:00Z">
        <w:r w:rsidR="00AD1AED">
          <w:rPr>
            <w:rFonts w:ascii="Garamond" w:eastAsia="Times New Roman" w:hAnsi="Garamond" w:cs="Helvetica"/>
            <w:b/>
            <w:bCs/>
            <w:color w:val="333333"/>
            <w:sz w:val="28"/>
            <w:szCs w:val="27"/>
          </w:rPr>
          <w:t>Keifer</w:t>
        </w:r>
        <w:proofErr w:type="spellEnd"/>
        <w:r w:rsidR="00AD1AED">
          <w:rPr>
            <w:rFonts w:ascii="Garamond" w:eastAsia="Times New Roman" w:hAnsi="Garamond" w:cs="Helvetica"/>
            <w:b/>
            <w:bCs/>
            <w:color w:val="333333"/>
            <w:sz w:val="28"/>
            <w:szCs w:val="27"/>
          </w:rPr>
          <w:t xml:space="preserve"> </w:t>
        </w:r>
      </w:ins>
      <w:r w:rsidRPr="001C2EE5">
        <w:rPr>
          <w:rFonts w:ascii="Garamond" w:eastAsia="Times New Roman" w:hAnsi="Garamond" w:cs="Helvetica"/>
          <w:b/>
          <w:bCs/>
          <w:color w:val="333333"/>
          <w:sz w:val="28"/>
          <w:szCs w:val="27"/>
        </w:rPr>
        <w:t>in Florida</w:t>
      </w:r>
    </w:p>
    <w:p w14:paraId="5A7E717B" w14:textId="30F39B68"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Austin </w:t>
      </w:r>
      <w:r w:rsidRPr="001C2EE5">
        <w:rPr>
          <w:rFonts w:ascii="Garamond" w:eastAsia="Times New Roman" w:hAnsi="Garamond" w:cs="Helvetica"/>
          <w:b/>
          <w:bCs/>
          <w:color w:val="333333"/>
          <w:sz w:val="28"/>
          <w:szCs w:val="27"/>
        </w:rPr>
        <w:t>Fife</w:t>
      </w: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Sam</w:t>
      </w:r>
      <w:ins w:id="1" w:author="Bolton, Sam" w:date="2020-03-13T07:47:00Z">
        <w:r w:rsidR="003841B1">
          <w:rPr>
            <w:rFonts w:ascii="Garamond" w:eastAsia="Times New Roman" w:hAnsi="Garamond" w:cs="Helvetica"/>
            <w:color w:val="333333"/>
            <w:sz w:val="28"/>
            <w:szCs w:val="27"/>
          </w:rPr>
          <w:t>uel</w:t>
        </w:r>
      </w:ins>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Bolton</w:t>
      </w: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Mathews </w:t>
      </w:r>
      <w:r w:rsidRPr="001C2EE5">
        <w:rPr>
          <w:rFonts w:ascii="Garamond" w:eastAsia="Times New Roman" w:hAnsi="Garamond" w:cs="Helvetica"/>
          <w:b/>
          <w:bCs/>
          <w:color w:val="333333"/>
          <w:sz w:val="28"/>
          <w:szCs w:val="27"/>
        </w:rPr>
        <w:t>Paret</w:t>
      </w: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and Xavier </w:t>
      </w:r>
      <w:r w:rsidRPr="001C2EE5">
        <w:rPr>
          <w:rFonts w:ascii="Garamond" w:eastAsia="Times New Roman" w:hAnsi="Garamond" w:cs="Helvetica"/>
          <w:b/>
          <w:bCs/>
          <w:color w:val="333333"/>
          <w:sz w:val="28"/>
          <w:szCs w:val="27"/>
        </w:rPr>
        <w:t>Martini</w:t>
      </w:r>
      <w:r w:rsidRPr="001C2EE5">
        <w:rPr>
          <w:rFonts w:ascii="Garamond" w:eastAsia="Times New Roman" w:hAnsi="Garamond" w:cs="Helvetica"/>
          <w:color w:val="333333"/>
          <w:vertAlign w:val="superscript"/>
        </w:rPr>
        <w:t>4</w:t>
      </w:r>
    </w:p>
    <w:p w14:paraId="3FD461E3"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University of Florida, Department of Entomology and Nematology, Gainesville, Florida, 32611, USA, E-mail: afife@ufl.edu</w:t>
      </w:r>
    </w:p>
    <w:p w14:paraId="51BC1203"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The Florida Department of Agriculture and Consumer Services, Division of Plant Industry, Gainesville, Florida, 32614, USA, E-mail: Samuel.Bolton@FDACS.gov</w:t>
      </w:r>
    </w:p>
    <w:p w14:paraId="370BE10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lastRenderedPageBreak/>
        <w:t>3</w:t>
      </w:r>
      <w:r w:rsidRPr="001C2EE5">
        <w:rPr>
          <w:rFonts w:ascii="Garamond" w:eastAsia="Times New Roman" w:hAnsi="Garamond" w:cs="Helvetica"/>
          <w:color w:val="333333"/>
          <w:sz w:val="28"/>
          <w:szCs w:val="27"/>
        </w:rPr>
        <w:t> University of Florida, Department of Entomology and Nematology, Gainesville, Florida, 32611, USA, E-mail: paret@ufl.edu</w:t>
      </w:r>
    </w:p>
    <w:p w14:paraId="5DC548A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4</w:t>
      </w:r>
      <w:r w:rsidRPr="001C2EE5">
        <w:rPr>
          <w:rFonts w:ascii="Garamond" w:eastAsia="Times New Roman" w:hAnsi="Garamond" w:cs="Helvetica"/>
          <w:color w:val="333333"/>
          <w:sz w:val="28"/>
          <w:szCs w:val="27"/>
        </w:rPr>
        <w:t> University of Florida, Department of Entomology and Nematology, Gainesville, Florida, 32611, USA, E-mail: xmartini@ufl.edu</w:t>
      </w:r>
    </w:p>
    <w:p w14:paraId="7481DAFA"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*Corresponding author; E-mail: xmartini@ufl.edu</w:t>
      </w:r>
    </w:p>
    <w:p w14:paraId="34BAA9A0" w14:textId="1E073F6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w:t>
      </w:r>
      <w:proofErr w:type="spellStart"/>
      <w:ins w:id="2" w:author="Bolton, Sam" w:date="2020-03-13T08:36:00Z">
        <w:r w:rsidR="002622B9">
          <w:rPr>
            <w:rFonts w:ascii="Garamond" w:eastAsia="Times New Roman" w:hAnsi="Garamond" w:cs="Helvetica"/>
            <w:color w:val="333333"/>
            <w:sz w:val="28"/>
            <w:szCs w:val="27"/>
          </w:rPr>
          <w:t>Keifer</w:t>
        </w:r>
        <w:proofErr w:type="spellEnd"/>
        <w:r w:rsidR="002622B9">
          <w:rPr>
            <w:rFonts w:ascii="Garamond" w:eastAsia="Times New Roman" w:hAnsi="Garamond" w:cs="Helvetica"/>
            <w:color w:val="333333"/>
            <w:sz w:val="28"/>
            <w:szCs w:val="27"/>
          </w:rPr>
          <w:t xml:space="preserve"> </w:t>
        </w:r>
      </w:ins>
      <w:r w:rsidRPr="001C2EE5">
        <w:rPr>
          <w:rFonts w:ascii="Garamond" w:eastAsia="Times New Roman" w:hAnsi="Garamond" w:cs="Helvetica"/>
          <w:color w:val="333333"/>
          <w:sz w:val="28"/>
          <w:szCs w:val="27"/>
        </w:rPr>
        <w:t xml:space="preserve">is a microscopic plant-feeding eriophyid mite.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are very host specific (Oldfield 1996, </w:t>
      </w:r>
      <w:proofErr w:type="spellStart"/>
      <w:r w:rsidRPr="001C2EE5">
        <w:rPr>
          <w:rFonts w:ascii="Garamond" w:eastAsia="Times New Roman" w:hAnsi="Garamond" w:cs="Helvetica"/>
          <w:color w:val="333333"/>
          <w:sz w:val="28"/>
          <w:szCs w:val="27"/>
        </w:rPr>
        <w:t>Skoracka</w:t>
      </w:r>
      <w:proofErr w:type="spellEnd"/>
      <w:r w:rsidRPr="001C2EE5">
        <w:rPr>
          <w:rFonts w:ascii="Garamond" w:eastAsia="Times New Roman" w:hAnsi="Garamond" w:cs="Helvetica"/>
          <w:color w:val="333333"/>
          <w:sz w:val="28"/>
          <w:szCs w:val="27"/>
        </w:rPr>
        <w:t xml:space="preserve"> et al. 2009)</w:t>
      </w:r>
      <w:r w:rsidR="00D65841"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and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only feeds on plants in the genus </w:t>
      </w:r>
      <w:r w:rsidRPr="00105CBB">
        <w:rPr>
          <w:rFonts w:ascii="Garamond" w:eastAsia="Times New Roman" w:hAnsi="Garamond" w:cs="Helvetica"/>
          <w:i/>
          <w:iCs/>
          <w:color w:val="333333"/>
          <w:sz w:val="28"/>
          <w:szCs w:val="27"/>
        </w:rPr>
        <w:t>R</w:t>
      </w:r>
      <w:r w:rsidRPr="001C2EE5">
        <w:rPr>
          <w:rFonts w:ascii="Garamond" w:eastAsia="Times New Roman" w:hAnsi="Garamond" w:cs="Helvetica"/>
          <w:i/>
          <w:iCs/>
          <w:color w:val="333333"/>
          <w:sz w:val="28"/>
          <w:szCs w:val="27"/>
        </w:rPr>
        <w:t>osa</w:t>
      </w:r>
      <w:r w:rsidRPr="001C2EE5">
        <w:rPr>
          <w:rFonts w:ascii="Garamond" w:eastAsia="Times New Roman" w:hAnsi="Garamond" w:cs="Helvetica"/>
          <w:color w:val="333333"/>
          <w:sz w:val="28"/>
          <w:szCs w:val="27"/>
        </w:rPr>
        <w:t> (Amrine Jr 1996).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is the vector of Rose Rosette Virus (RRV). RRV infection is commonly associated with the following symptoms: witches’ brooms</w:t>
      </w:r>
      <w:r w:rsidR="00105CBB">
        <w:rPr>
          <w:rFonts w:ascii="Garamond" w:eastAsia="Times New Roman" w:hAnsi="Garamond" w:cs="Helvetica"/>
          <w:color w:val="333333"/>
          <w:sz w:val="28"/>
          <w:szCs w:val="27"/>
        </w:rPr>
        <w:t xml:space="preserve"> and </w:t>
      </w:r>
      <w:proofErr w:type="spellStart"/>
      <w:r w:rsidRPr="001C2EE5">
        <w:rPr>
          <w:rFonts w:ascii="Garamond" w:eastAsia="Times New Roman" w:hAnsi="Garamond" w:cs="Helvetica"/>
          <w:color w:val="333333"/>
          <w:sz w:val="28"/>
          <w:szCs w:val="27"/>
        </w:rPr>
        <w:t>rosetting</w:t>
      </w:r>
      <w:proofErr w:type="spellEnd"/>
      <w:r w:rsidRPr="001C2EE5">
        <w:rPr>
          <w:rFonts w:ascii="Garamond" w:eastAsia="Times New Roman" w:hAnsi="Garamond" w:cs="Helvetica"/>
          <w:color w:val="333333"/>
          <w:sz w:val="28"/>
          <w:szCs w:val="27"/>
        </w:rPr>
        <w:t xml:space="preserve">, deformed flowers, increased prickle density, elongated shoots, reddened leaves and stems, and increased die-back which ultimately kills the rose host (Amrine Jr 1996). </w:t>
      </w:r>
      <w:del w:id="3" w:author="Bolton, Sam" w:date="2020-03-13T09:20:00Z">
        <w:r w:rsidRPr="001C2EE5" w:rsidDel="00EF5CA5">
          <w:rPr>
            <w:rFonts w:ascii="Garamond" w:eastAsia="Times New Roman" w:hAnsi="Garamond" w:cs="Helvetica"/>
            <w:color w:val="333333"/>
            <w:sz w:val="28"/>
            <w:szCs w:val="27"/>
          </w:rPr>
          <w:delText xml:space="preserve">This </w:delText>
        </w:r>
        <w:commentRangeStart w:id="4"/>
        <w:r w:rsidRPr="001C2EE5" w:rsidDel="00EF5CA5">
          <w:rPr>
            <w:rFonts w:ascii="Garamond" w:eastAsia="Times New Roman" w:hAnsi="Garamond" w:cs="Helvetica"/>
            <w:color w:val="333333"/>
            <w:sz w:val="28"/>
            <w:szCs w:val="27"/>
          </w:rPr>
          <w:delText>disease i</w:delText>
        </w:r>
      </w:del>
      <w:commentRangeEnd w:id="4"/>
      <w:r w:rsidR="00EF5CA5">
        <w:rPr>
          <w:rStyle w:val="CommentReference"/>
        </w:rPr>
        <w:commentReference w:id="4"/>
      </w:r>
      <w:del w:id="5" w:author="Bolton, Sam" w:date="2020-03-13T09:20:00Z">
        <w:r w:rsidRPr="001C2EE5" w:rsidDel="00EF5CA5">
          <w:rPr>
            <w:rFonts w:ascii="Garamond" w:eastAsia="Times New Roman" w:hAnsi="Garamond" w:cs="Helvetica"/>
            <w:color w:val="333333"/>
            <w:sz w:val="28"/>
            <w:szCs w:val="27"/>
          </w:rPr>
          <w:delText xml:space="preserve">s known as </w:delText>
        </w:r>
      </w:del>
      <w:r w:rsidRPr="001C2EE5">
        <w:rPr>
          <w:rFonts w:ascii="Garamond" w:eastAsia="Times New Roman" w:hAnsi="Garamond" w:cs="Helvetica"/>
          <w:color w:val="333333"/>
          <w:sz w:val="28"/>
          <w:szCs w:val="27"/>
        </w:rPr>
        <w:t xml:space="preserve">Rose Rosette Disease (RRD) </w:t>
      </w:r>
      <w:del w:id="6" w:author="Bolton, Sam" w:date="2020-03-13T09:30:00Z">
        <w:r w:rsidRPr="001C2EE5" w:rsidDel="00FE0C45">
          <w:rPr>
            <w:rFonts w:ascii="Garamond" w:eastAsia="Times New Roman" w:hAnsi="Garamond" w:cs="Helvetica"/>
            <w:color w:val="333333"/>
            <w:sz w:val="28"/>
            <w:szCs w:val="27"/>
          </w:rPr>
          <w:delText xml:space="preserve">and </w:delText>
        </w:r>
      </w:del>
      <w:r w:rsidRPr="001C2EE5">
        <w:rPr>
          <w:rFonts w:ascii="Garamond" w:eastAsia="Times New Roman" w:hAnsi="Garamond" w:cs="Helvetica"/>
          <w:color w:val="333333"/>
          <w:sz w:val="28"/>
          <w:szCs w:val="27"/>
        </w:rPr>
        <w:t>is the most serious disease of roses, creating millions of dollars of losses for growers. Rose Rosette Disease and the mite have invaded the southeastern united states as they followed the range expansion of the non-native</w:t>
      </w:r>
      <w:r w:rsidR="00105CBB">
        <w:rPr>
          <w:rFonts w:ascii="Garamond" w:eastAsia="Times New Roman" w:hAnsi="Garamond" w:cs="Helvetica"/>
          <w:color w:val="333333"/>
          <w:sz w:val="28"/>
          <w:szCs w:val="27"/>
        </w:rPr>
        <w:t xml:space="preserve"> noxious weed</w:t>
      </w:r>
      <w:r w:rsidRPr="001C2EE5">
        <w:rPr>
          <w:rFonts w:ascii="Garamond" w:eastAsia="Times New Roman" w:hAnsi="Garamond" w:cs="Helvetica"/>
          <w:color w:val="333333"/>
          <w:sz w:val="28"/>
          <w:szCs w:val="27"/>
        </w:rPr>
        <w:t> </w:t>
      </w:r>
      <w:r w:rsidRPr="001C2EE5">
        <w:rPr>
          <w:rFonts w:ascii="Garamond" w:eastAsia="Times New Roman" w:hAnsi="Garamond" w:cs="Helvetica"/>
          <w:i/>
          <w:iCs/>
          <w:color w:val="333333"/>
          <w:sz w:val="28"/>
          <w:szCs w:val="27"/>
        </w:rPr>
        <w:t>Rosa multiflora</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Thunb</w:t>
      </w:r>
      <w:proofErr w:type="spellEnd"/>
      <w:r w:rsidRPr="001C2EE5">
        <w:rPr>
          <w:rFonts w:ascii="Garamond" w:eastAsia="Times New Roman" w:hAnsi="Garamond" w:cs="Helvetica"/>
          <w:color w:val="333333"/>
          <w:sz w:val="28"/>
          <w:szCs w:val="27"/>
        </w:rPr>
        <w:t>) towards the coast (</w:t>
      </w:r>
      <w:proofErr w:type="spellStart"/>
      <w:r w:rsidRPr="001C2EE5">
        <w:rPr>
          <w:rFonts w:ascii="Garamond" w:eastAsia="Times New Roman" w:hAnsi="Garamond" w:cs="Helvetica"/>
          <w:color w:val="333333"/>
          <w:sz w:val="28"/>
          <w:szCs w:val="27"/>
        </w:rPr>
        <w:t>Amrine</w:t>
      </w:r>
      <w:proofErr w:type="spellEnd"/>
      <w:r w:rsidRPr="001C2EE5">
        <w:rPr>
          <w:rFonts w:ascii="Garamond" w:eastAsia="Times New Roman" w:hAnsi="Garamond" w:cs="Helvetica"/>
          <w:color w:val="333333"/>
          <w:sz w:val="28"/>
          <w:szCs w:val="27"/>
        </w:rPr>
        <w:t xml:space="preserve"> Jr 2002, Otero-</w:t>
      </w:r>
      <w:proofErr w:type="spellStart"/>
      <w:r w:rsidRPr="001C2EE5">
        <w:rPr>
          <w:rFonts w:ascii="Garamond" w:eastAsia="Times New Roman" w:hAnsi="Garamond" w:cs="Helvetica"/>
          <w:color w:val="333333"/>
          <w:sz w:val="28"/>
          <w:szCs w:val="27"/>
        </w:rPr>
        <w:t>Colina</w:t>
      </w:r>
      <w:proofErr w:type="spellEnd"/>
      <w:r w:rsidRPr="001C2EE5">
        <w:rPr>
          <w:rFonts w:ascii="Garamond" w:eastAsia="Times New Roman" w:hAnsi="Garamond" w:cs="Helvetica"/>
          <w:color w:val="333333"/>
          <w:sz w:val="28"/>
          <w:szCs w:val="27"/>
        </w:rPr>
        <w:t xml:space="preserve"> et al. 2018).</w:t>
      </w:r>
    </w:p>
    <w:p w14:paraId="780A1BE4" w14:textId="41932CB7" w:rsidR="004C0B38" w:rsidRPr="001C2EE5" w:rsidRDefault="004C0B38" w:rsidP="00105CBB">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RRD has been detected in Florida in 2014 on 15 plants; however, the plants were destroyed and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were not detected on the roses at that time (Babu et </w:t>
      </w:r>
      <w:r w:rsidRPr="001C2EE5">
        <w:rPr>
          <w:rFonts w:ascii="Garamond" w:eastAsia="Times New Roman" w:hAnsi="Garamond" w:cs="Helvetica"/>
          <w:color w:val="333333"/>
          <w:sz w:val="28"/>
          <w:szCs w:val="27"/>
        </w:rPr>
        <w:lastRenderedPageBreak/>
        <w:t>al. 2014). In 2018 we began a series of surveys along the borders of northern Florida and southern Georgia</w:t>
      </w:r>
      <w:r w:rsidR="00BD5204">
        <w:rPr>
          <w:rFonts w:ascii="Garamond" w:eastAsia="Times New Roman" w:hAnsi="Garamond" w:cs="Helvetica"/>
          <w:color w:val="333333"/>
          <w:sz w:val="28"/>
          <w:szCs w:val="27"/>
        </w:rPr>
        <w:t>.</w:t>
      </w:r>
    </w:p>
    <w:p w14:paraId="1F436E29" w14:textId="44B2E9C4" w:rsidR="00705B0A" w:rsidRDefault="00705B0A" w:rsidP="00105CBB">
      <w:pPr>
        <w:shd w:val="clear" w:color="auto" w:fill="FFFFFF"/>
        <w:spacing w:after="150" w:line="480" w:lineRule="auto"/>
        <w:ind w:firstLine="720"/>
        <w:rPr>
          <w:rFonts w:ascii="Garamond" w:eastAsia="Times New Roman" w:hAnsi="Garamond" w:cs="Helvetica"/>
          <w:color w:val="333333"/>
          <w:sz w:val="28"/>
          <w:szCs w:val="27"/>
        </w:rPr>
      </w:pPr>
      <w:r w:rsidRPr="00705B0A">
        <w:rPr>
          <w:rFonts w:ascii="Garamond" w:eastAsia="Times New Roman" w:hAnsi="Garamond" w:cs="Helvetica"/>
          <w:color w:val="333333"/>
          <w:sz w:val="28"/>
          <w:szCs w:val="27"/>
        </w:rPr>
        <w:t>Survey efforts initially focused on cities with populations over 1,000, including Leon, Gadsden and other counties in the surrounding regions. Rose tissue samples were taken from the periphery of various roses</w:t>
      </w:r>
      <w:r w:rsidR="00D8151F">
        <w:rPr>
          <w:rFonts w:ascii="Garamond" w:eastAsia="Times New Roman" w:hAnsi="Garamond" w:cs="Helvetica"/>
          <w:color w:val="333333"/>
          <w:sz w:val="28"/>
          <w:szCs w:val="27"/>
        </w:rPr>
        <w:t>:</w:t>
      </w:r>
      <w:r w:rsidRPr="00705B0A">
        <w:rPr>
          <w:rFonts w:ascii="Garamond" w:eastAsia="Times New Roman" w:hAnsi="Garamond" w:cs="Helvetica"/>
          <w:color w:val="333333"/>
          <w:sz w:val="28"/>
          <w:szCs w:val="27"/>
        </w:rPr>
        <w:t xml:space="preserve"> </w:t>
      </w:r>
      <w:r w:rsidR="00D8151F">
        <w:rPr>
          <w:rFonts w:ascii="Garamond" w:eastAsia="Times New Roman" w:hAnsi="Garamond" w:cs="Helvetica"/>
          <w:color w:val="333333"/>
          <w:sz w:val="28"/>
          <w:szCs w:val="27"/>
        </w:rPr>
        <w:t>s</w:t>
      </w:r>
      <w:r w:rsidRPr="00705B0A">
        <w:rPr>
          <w:rFonts w:ascii="Garamond" w:eastAsia="Times New Roman" w:hAnsi="Garamond" w:cs="Helvetica"/>
          <w:color w:val="333333"/>
          <w:sz w:val="28"/>
          <w:szCs w:val="27"/>
        </w:rPr>
        <w:t xml:space="preserve">amples included a mixture of flowers, fruits, buds and short lengths of rose cane, trimmed with bypass pruners and stored in quart sized plastic baggies. Pruners were sanitized with 70% ethanol between cuts. Rose species and coordinates were recorded to map out sites </w:t>
      </w:r>
      <w:del w:id="7" w:author="Bolton, Sam" w:date="2020-03-13T07:49:00Z">
        <w:r w:rsidRPr="00705B0A" w:rsidDel="003841B1">
          <w:rPr>
            <w:rFonts w:ascii="Garamond" w:eastAsia="Times New Roman" w:hAnsi="Garamond" w:cs="Helvetica"/>
            <w:color w:val="333333"/>
            <w:sz w:val="28"/>
            <w:szCs w:val="27"/>
          </w:rPr>
          <w:delText xml:space="preserve">which </w:delText>
        </w:r>
      </w:del>
      <w:ins w:id="8" w:author="Bolton, Sam" w:date="2020-03-13T07:49:00Z">
        <w:r w:rsidR="003841B1">
          <w:rPr>
            <w:rFonts w:ascii="Garamond" w:eastAsia="Times New Roman" w:hAnsi="Garamond" w:cs="Helvetica"/>
            <w:color w:val="333333"/>
            <w:sz w:val="28"/>
            <w:szCs w:val="27"/>
          </w:rPr>
          <w:t>that</w:t>
        </w:r>
        <w:r w:rsidR="003841B1" w:rsidRPr="00705B0A">
          <w:rPr>
            <w:rFonts w:ascii="Garamond" w:eastAsia="Times New Roman" w:hAnsi="Garamond" w:cs="Helvetica"/>
            <w:color w:val="333333"/>
            <w:sz w:val="28"/>
            <w:szCs w:val="27"/>
          </w:rPr>
          <w:t xml:space="preserve"> </w:t>
        </w:r>
      </w:ins>
      <w:r w:rsidRPr="00705B0A">
        <w:rPr>
          <w:rFonts w:ascii="Garamond" w:eastAsia="Times New Roman" w:hAnsi="Garamond" w:cs="Helvetica"/>
          <w:color w:val="333333"/>
          <w:sz w:val="28"/>
          <w:szCs w:val="27"/>
        </w:rPr>
        <w:t xml:space="preserve">had predatory mites, </w:t>
      </w:r>
      <w:r w:rsidRPr="00705B0A">
        <w:rPr>
          <w:rFonts w:ascii="Garamond" w:eastAsia="Times New Roman" w:hAnsi="Garamond" w:cs="Helvetica"/>
          <w:i/>
          <w:iCs/>
          <w:color w:val="333333"/>
          <w:sz w:val="28"/>
          <w:szCs w:val="27"/>
        </w:rPr>
        <w:t>P. fructiphilus</w:t>
      </w:r>
      <w:r w:rsidRPr="00705B0A">
        <w:rPr>
          <w:rFonts w:ascii="Garamond" w:eastAsia="Times New Roman" w:hAnsi="Garamond" w:cs="Helvetica"/>
          <w:color w:val="333333"/>
          <w:sz w:val="28"/>
          <w:szCs w:val="27"/>
        </w:rPr>
        <w:t>, or possibly RRD.</w:t>
      </w:r>
    </w:p>
    <w:p w14:paraId="32D2817E" w14:textId="483C1A02" w:rsidR="004C0B38" w:rsidRPr="001C2EE5" w:rsidRDefault="009758D9" w:rsidP="00105CBB">
      <w:pPr>
        <w:shd w:val="clear" w:color="auto" w:fill="FFFFFF"/>
        <w:spacing w:after="150" w:line="480" w:lineRule="auto"/>
        <w:ind w:firstLine="720"/>
        <w:rPr>
          <w:rFonts w:ascii="Garamond" w:eastAsia="Times New Roman" w:hAnsi="Garamond" w:cs="Helvetica"/>
          <w:color w:val="333333"/>
          <w:sz w:val="28"/>
          <w:szCs w:val="27"/>
        </w:rPr>
      </w:pPr>
      <w:r>
        <w:rPr>
          <w:rFonts w:ascii="Garamond" w:eastAsia="Times New Roman" w:hAnsi="Garamond" w:cs="Helvetica"/>
          <w:color w:val="333333"/>
          <w:sz w:val="28"/>
          <w:szCs w:val="27"/>
        </w:rPr>
        <w:t>S</w:t>
      </w:r>
      <w:r w:rsidR="004C0B38" w:rsidRPr="001C2EE5">
        <w:rPr>
          <w:rFonts w:ascii="Garamond" w:eastAsia="Times New Roman" w:hAnsi="Garamond" w:cs="Helvetica"/>
          <w:color w:val="333333"/>
          <w:sz w:val="28"/>
          <w:szCs w:val="27"/>
        </w:rPr>
        <w:t>amples were processed using a washing method derived from </w:t>
      </w:r>
      <w:proofErr w:type="spellStart"/>
      <w:r w:rsidR="004C0B38" w:rsidRPr="001C2EE5">
        <w:rPr>
          <w:rFonts w:ascii="Garamond" w:eastAsia="Times New Roman" w:hAnsi="Garamond" w:cs="Helvetica"/>
          <w:color w:val="333333"/>
          <w:sz w:val="28"/>
          <w:szCs w:val="27"/>
        </w:rPr>
        <w:t>Monfreda</w:t>
      </w:r>
      <w:proofErr w:type="spellEnd"/>
      <w:r w:rsidR="004C0B38" w:rsidRPr="001C2EE5">
        <w:rPr>
          <w:rFonts w:ascii="Garamond" w:eastAsia="Times New Roman" w:hAnsi="Garamond" w:cs="Helvetica"/>
          <w:color w:val="333333"/>
          <w:sz w:val="28"/>
          <w:szCs w:val="27"/>
        </w:rPr>
        <w:t xml:space="preserve"> et al. (2007): cut roses were soaked in a 500 mL beaker with a solution of 1:1 </w:t>
      </w:r>
      <w:proofErr w:type="spellStart"/>
      <w:r w:rsidR="004C0B38" w:rsidRPr="001C2EE5">
        <w:rPr>
          <w:rFonts w:ascii="Garamond" w:eastAsia="Times New Roman" w:hAnsi="Garamond" w:cs="Helvetica"/>
          <w:color w:val="333333"/>
          <w:sz w:val="28"/>
          <w:szCs w:val="27"/>
        </w:rPr>
        <w:t>bleach:water</w:t>
      </w:r>
      <w:proofErr w:type="spellEnd"/>
      <w:r w:rsidR="004C0B38" w:rsidRPr="001C2EE5">
        <w:rPr>
          <w:rFonts w:ascii="Garamond" w:eastAsia="Times New Roman" w:hAnsi="Garamond" w:cs="Helvetica"/>
          <w:color w:val="333333"/>
          <w:sz w:val="28"/>
          <w:szCs w:val="27"/>
        </w:rPr>
        <w:t xml:space="preserve"> with few drops of dishwasher detergent. The solution was stirred vigorously with a glass rod to dislodge any mites. This solution was then poured over a stack of sieves with decreasing screen sizes: 180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53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and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The beaker and rose pieces were further rinsed with tap water over the sieve stack to knock off any remaining mites. The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sieve screen traps mites </w:t>
      </w:r>
      <w:del w:id="9" w:author="Bolton, Sam" w:date="2020-03-13T07:50:00Z">
        <w:r w:rsidR="004C0B38" w:rsidRPr="001C2EE5" w:rsidDel="003841B1">
          <w:rPr>
            <w:rFonts w:ascii="Garamond" w:eastAsia="Times New Roman" w:hAnsi="Garamond" w:cs="Helvetica"/>
            <w:color w:val="333333"/>
            <w:sz w:val="28"/>
            <w:szCs w:val="27"/>
          </w:rPr>
          <w:delText xml:space="preserve">which </w:delText>
        </w:r>
      </w:del>
      <w:ins w:id="10" w:author="Bolton, Sam" w:date="2020-03-13T07:50:00Z">
        <w:r w:rsidR="003841B1">
          <w:rPr>
            <w:rFonts w:ascii="Garamond" w:eastAsia="Times New Roman" w:hAnsi="Garamond" w:cs="Helvetica"/>
            <w:color w:val="333333"/>
            <w:sz w:val="28"/>
            <w:szCs w:val="27"/>
          </w:rPr>
          <w:t>that</w:t>
        </w:r>
        <w:r w:rsidR="003841B1" w:rsidRPr="001C2EE5">
          <w:rPr>
            <w:rFonts w:ascii="Garamond" w:eastAsia="Times New Roman" w:hAnsi="Garamond" w:cs="Helvetica"/>
            <w:color w:val="333333"/>
            <w:sz w:val="28"/>
            <w:szCs w:val="27"/>
          </w:rPr>
          <w:t xml:space="preserve"> </w:t>
        </w:r>
      </w:ins>
      <w:r w:rsidR="004C0B38" w:rsidRPr="001C2EE5">
        <w:rPr>
          <w:rFonts w:ascii="Garamond" w:eastAsia="Times New Roman" w:hAnsi="Garamond" w:cs="Helvetica"/>
          <w:color w:val="333333"/>
          <w:sz w:val="28"/>
          <w:szCs w:val="27"/>
        </w:rPr>
        <w:t>are the size of </w:t>
      </w:r>
      <w:r w:rsidR="004C0B38" w:rsidRPr="001C2EE5">
        <w:rPr>
          <w:rFonts w:ascii="Garamond" w:eastAsia="Times New Roman" w:hAnsi="Garamond" w:cs="Helvetica"/>
          <w:i/>
          <w:iCs/>
          <w:color w:val="333333"/>
          <w:sz w:val="28"/>
          <w:szCs w:val="27"/>
        </w:rPr>
        <w:t>P. fructiphilus</w:t>
      </w:r>
      <w:r w:rsidR="004C0B38" w:rsidRPr="001C2EE5">
        <w:rPr>
          <w:rFonts w:ascii="Garamond" w:eastAsia="Times New Roman" w:hAnsi="Garamond" w:cs="Helvetica"/>
          <w:color w:val="333333"/>
          <w:sz w:val="28"/>
          <w:szCs w:val="27"/>
        </w:rPr>
        <w:t xml:space="preserve">. This sieve was then backwashed from the underside of the screen with a water-filled wash bottle, starting from the highest point of the sieve and working to the bottom of the sieve to flush the trapped debris into a 50 ml centrifuge tube for storage and future observation. Samples were observed under a dissecting microscope. Mites found </w:t>
      </w:r>
      <w:r w:rsidR="004C0B38" w:rsidRPr="001C2EE5">
        <w:rPr>
          <w:rFonts w:ascii="Garamond" w:eastAsia="Times New Roman" w:hAnsi="Garamond" w:cs="Helvetica"/>
          <w:color w:val="333333"/>
          <w:sz w:val="28"/>
          <w:szCs w:val="27"/>
        </w:rPr>
        <w:lastRenderedPageBreak/>
        <w:t xml:space="preserve">among the plant debris were siphoned off with a glass pipette and subsequently stored in micro-centrifuge containers filled with 95% ethanol as a preservative. Select specimens were mounted directly into Hoyer’s slide </w:t>
      </w:r>
      <w:proofErr w:type="spellStart"/>
      <w:r w:rsidR="004C0B38" w:rsidRPr="001C2EE5">
        <w:rPr>
          <w:rFonts w:ascii="Garamond" w:eastAsia="Times New Roman" w:hAnsi="Garamond" w:cs="Helvetica"/>
          <w:color w:val="333333"/>
          <w:sz w:val="28"/>
          <w:szCs w:val="27"/>
        </w:rPr>
        <w:t>mountant</w:t>
      </w:r>
      <w:proofErr w:type="spellEnd"/>
      <w:r w:rsidR="004C0B38" w:rsidRPr="001C2EE5">
        <w:rPr>
          <w:rFonts w:ascii="Garamond" w:eastAsia="Times New Roman" w:hAnsi="Garamond" w:cs="Helvetica"/>
          <w:color w:val="333333"/>
          <w:sz w:val="28"/>
          <w:szCs w:val="27"/>
        </w:rPr>
        <w:t xml:space="preserve"> (Hempstead Halide, Inc. Galveston, TX), dried at 90°C, then ringed with nail polish.</w:t>
      </w:r>
    </w:p>
    <w:p w14:paraId="50BE99F6" w14:textId="6C50EE68"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On February 14, 2019, we found a total of 42 eriophyid mites from six samples obtained while surveying roses in Leon County, Florida. (see </w:t>
      </w:r>
      <w:r w:rsidRPr="001C2EE5">
        <w:rPr>
          <w:rFonts w:ascii="Garamond" w:eastAsia="Times New Roman" w:hAnsi="Garamond" w:cs="Helvetica"/>
          <w:i/>
          <w:iCs/>
          <w:color w:val="333333"/>
          <w:sz w:val="28"/>
          <w:szCs w:val="27"/>
        </w:rPr>
        <w:t>Figure 1A</w:t>
      </w:r>
      <w:r w:rsidRPr="001C2EE5">
        <w:rPr>
          <w:rFonts w:ascii="Garamond" w:eastAsia="Times New Roman" w:hAnsi="Garamond" w:cs="Helvetica"/>
          <w:color w:val="333333"/>
          <w:sz w:val="28"/>
          <w:szCs w:val="27"/>
        </w:rPr>
        <w:t>)</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The mites were sent to the Florida Department of Agriculture and Consumer Services - Department of Plant Industry (FDACS-DPI) and were all identified as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w:t>
      </w:r>
      <w:commentRangeStart w:id="11"/>
      <w:ins w:id="12" w:author="Bolton, Sam" w:date="2020-03-13T07:53:00Z">
        <w:r w:rsidR="003841B1">
          <w:rPr>
            <w:rFonts w:ascii="Garamond" w:eastAsia="Times New Roman" w:hAnsi="Garamond" w:cs="Helvetica"/>
            <w:color w:val="333333"/>
            <w:sz w:val="28"/>
            <w:szCs w:val="27"/>
          </w:rPr>
          <w:t>(</w:t>
        </w:r>
        <w:r w:rsidR="003841B1" w:rsidRPr="00E86969">
          <w:rPr>
            <w:rFonts w:ascii="Garamond" w:eastAsia="Times New Roman" w:hAnsi="Garamond" w:cs="Helvetica"/>
            <w:i/>
            <w:color w:val="333333"/>
            <w:sz w:val="28"/>
            <w:szCs w:val="27"/>
          </w:rPr>
          <w:t>Fig</w:t>
        </w:r>
      </w:ins>
      <w:ins w:id="13" w:author="Bolton, Sam" w:date="2020-03-13T08:25:00Z">
        <w:r w:rsidR="00E86969" w:rsidRPr="00E86969">
          <w:rPr>
            <w:rFonts w:ascii="Garamond" w:eastAsia="Times New Roman" w:hAnsi="Garamond" w:cs="Helvetica"/>
            <w:i/>
            <w:color w:val="333333"/>
            <w:sz w:val="28"/>
            <w:szCs w:val="27"/>
          </w:rPr>
          <w:t>ure 2</w:t>
        </w:r>
        <w:r w:rsidR="00E86969">
          <w:rPr>
            <w:rFonts w:ascii="Garamond" w:eastAsia="Times New Roman" w:hAnsi="Garamond" w:cs="Helvetica"/>
            <w:color w:val="333333"/>
            <w:sz w:val="28"/>
            <w:szCs w:val="27"/>
          </w:rPr>
          <w:t>.</w:t>
        </w:r>
      </w:ins>
      <w:ins w:id="14" w:author="Bolton, Sam" w:date="2020-03-13T07:53:00Z">
        <w:r w:rsidR="003841B1">
          <w:rPr>
            <w:rFonts w:ascii="Garamond" w:eastAsia="Times New Roman" w:hAnsi="Garamond" w:cs="Helvetica"/>
            <w:color w:val="333333"/>
            <w:sz w:val="28"/>
            <w:szCs w:val="27"/>
          </w:rPr>
          <w:t>)</w:t>
        </w:r>
      </w:ins>
      <w:ins w:id="15" w:author="Bolton, Sam" w:date="2020-03-13T08:40:00Z">
        <w:r w:rsidR="00776E21">
          <w:rPr>
            <w:rFonts w:ascii="Garamond" w:eastAsia="Times New Roman" w:hAnsi="Garamond" w:cs="Helvetica"/>
            <w:color w:val="333333"/>
            <w:sz w:val="28"/>
            <w:szCs w:val="27"/>
          </w:rPr>
          <w:t xml:space="preserve"> </w:t>
        </w:r>
      </w:ins>
      <w:commentRangeEnd w:id="11"/>
      <w:ins w:id="16" w:author="Bolton, Sam" w:date="2020-03-13T09:42:00Z">
        <w:r w:rsidR="00E7682B">
          <w:rPr>
            <w:rStyle w:val="CommentReference"/>
          </w:rPr>
          <w:commentReference w:id="11"/>
        </w:r>
      </w:ins>
      <w:ins w:id="17" w:author="Bolton, Sam" w:date="2020-03-13T08:40:00Z">
        <w:r w:rsidR="00776E21">
          <w:rPr>
            <w:rFonts w:ascii="Garamond" w:eastAsia="Times New Roman" w:hAnsi="Garamond" w:cs="Helvetica"/>
            <w:color w:val="333333"/>
            <w:sz w:val="28"/>
            <w:szCs w:val="27"/>
          </w:rPr>
          <w:t>based</w:t>
        </w:r>
      </w:ins>
      <w:ins w:id="18" w:author="Bolton, Sam" w:date="2020-03-13T08:41:00Z">
        <w:r w:rsidR="00776E21">
          <w:rPr>
            <w:rFonts w:ascii="Garamond" w:eastAsia="Times New Roman" w:hAnsi="Garamond" w:cs="Helvetica"/>
            <w:color w:val="333333"/>
            <w:sz w:val="28"/>
            <w:szCs w:val="27"/>
          </w:rPr>
          <w:t>, among other characters, on the</w:t>
        </w:r>
      </w:ins>
      <w:ins w:id="19" w:author="Bolton, Sam" w:date="2020-03-13T08:43:00Z">
        <w:r w:rsidR="00776E21">
          <w:rPr>
            <w:rFonts w:ascii="Garamond" w:eastAsia="Times New Roman" w:hAnsi="Garamond" w:cs="Helvetica"/>
            <w:color w:val="333333"/>
            <w:sz w:val="28"/>
            <w:szCs w:val="27"/>
          </w:rPr>
          <w:t xml:space="preserve"> distinctive </w:t>
        </w:r>
      </w:ins>
      <w:ins w:id="20" w:author="Bolton, Sam" w:date="2020-03-13T08:44:00Z">
        <w:r w:rsidR="00776E21">
          <w:rPr>
            <w:rFonts w:ascii="Garamond" w:eastAsia="Times New Roman" w:hAnsi="Garamond" w:cs="Helvetica"/>
            <w:color w:val="333333"/>
            <w:sz w:val="28"/>
            <w:szCs w:val="27"/>
          </w:rPr>
          <w:t xml:space="preserve">pattern of </w:t>
        </w:r>
      </w:ins>
      <w:ins w:id="21" w:author="Bolton, Sam" w:date="2020-03-13T08:56:00Z">
        <w:r w:rsidR="00D3599C">
          <w:rPr>
            <w:rFonts w:ascii="Garamond" w:eastAsia="Times New Roman" w:hAnsi="Garamond" w:cs="Helvetica"/>
            <w:color w:val="333333"/>
            <w:sz w:val="28"/>
            <w:szCs w:val="27"/>
          </w:rPr>
          <w:t>ridges</w:t>
        </w:r>
      </w:ins>
      <w:ins w:id="22" w:author="Bolton, Sam" w:date="2020-03-13T08:44:00Z">
        <w:r w:rsidR="00776E21">
          <w:rPr>
            <w:rFonts w:ascii="Garamond" w:eastAsia="Times New Roman" w:hAnsi="Garamond" w:cs="Helvetica"/>
            <w:color w:val="333333"/>
            <w:sz w:val="28"/>
            <w:szCs w:val="27"/>
          </w:rPr>
          <w:t xml:space="preserve"> on the </w:t>
        </w:r>
        <w:proofErr w:type="spellStart"/>
        <w:r w:rsidR="00776E21">
          <w:rPr>
            <w:rFonts w:ascii="Garamond" w:eastAsia="Times New Roman" w:hAnsi="Garamond" w:cs="Helvetica"/>
            <w:color w:val="333333"/>
            <w:sz w:val="28"/>
            <w:szCs w:val="27"/>
          </w:rPr>
          <w:t>prodors</w:t>
        </w:r>
      </w:ins>
      <w:ins w:id="23" w:author="Bolton, Sam" w:date="2020-03-13T08:56:00Z">
        <w:r w:rsidR="00D3599C">
          <w:rPr>
            <w:rFonts w:ascii="Garamond" w:eastAsia="Times New Roman" w:hAnsi="Garamond" w:cs="Helvetica"/>
            <w:color w:val="333333"/>
            <w:sz w:val="28"/>
            <w:szCs w:val="27"/>
          </w:rPr>
          <w:t>al</w:t>
        </w:r>
        <w:proofErr w:type="spellEnd"/>
        <w:r w:rsidR="00D3599C">
          <w:rPr>
            <w:rFonts w:ascii="Garamond" w:eastAsia="Times New Roman" w:hAnsi="Garamond" w:cs="Helvetica"/>
            <w:color w:val="333333"/>
            <w:sz w:val="28"/>
            <w:szCs w:val="27"/>
          </w:rPr>
          <w:t xml:space="preserve"> shield</w:t>
        </w:r>
      </w:ins>
      <w:ins w:id="24" w:author="Bolton, Sam" w:date="2020-03-13T08:43:00Z">
        <w:r w:rsidR="00776E21">
          <w:rPr>
            <w:rFonts w:ascii="Garamond" w:eastAsia="Times New Roman" w:hAnsi="Garamond" w:cs="Helvetica"/>
            <w:color w:val="333333"/>
            <w:sz w:val="28"/>
            <w:szCs w:val="27"/>
          </w:rPr>
          <w:t xml:space="preserve"> </w:t>
        </w:r>
      </w:ins>
      <w:ins w:id="25" w:author="Bolton, Sam" w:date="2020-03-13T08:44:00Z">
        <w:r w:rsidR="00776E21">
          <w:rPr>
            <w:rFonts w:ascii="Garamond" w:eastAsia="Times New Roman" w:hAnsi="Garamond" w:cs="Helvetica"/>
            <w:color w:val="333333"/>
            <w:sz w:val="28"/>
            <w:szCs w:val="27"/>
          </w:rPr>
          <w:t>(</w:t>
        </w:r>
      </w:ins>
      <w:proofErr w:type="spellStart"/>
      <w:ins w:id="26" w:author="Bolton, Sam" w:date="2020-03-13T08:55:00Z">
        <w:r w:rsidR="00411081">
          <w:rPr>
            <w:rFonts w:ascii="Garamond" w:eastAsia="Times New Roman" w:hAnsi="Garamond" w:cs="Helvetica"/>
            <w:color w:val="333333"/>
            <w:sz w:val="28"/>
            <w:szCs w:val="27"/>
          </w:rPr>
          <w:t>Bauchan</w:t>
        </w:r>
        <w:proofErr w:type="spellEnd"/>
        <w:r w:rsidR="00411081">
          <w:rPr>
            <w:rFonts w:ascii="Garamond" w:eastAsia="Times New Roman" w:hAnsi="Garamond" w:cs="Helvetica"/>
            <w:color w:val="333333"/>
            <w:sz w:val="28"/>
            <w:szCs w:val="27"/>
          </w:rPr>
          <w:t xml:space="preserve"> et al. 2019</w:t>
        </w:r>
      </w:ins>
      <w:ins w:id="27" w:author="Bolton, Sam" w:date="2020-03-13T09:03:00Z">
        <w:r w:rsidR="00046708">
          <w:rPr>
            <w:rFonts w:ascii="Garamond" w:eastAsia="Times New Roman" w:hAnsi="Garamond" w:cs="Helvetica"/>
            <w:color w:val="333333"/>
            <w:sz w:val="28"/>
            <w:szCs w:val="27"/>
          </w:rPr>
          <w:t xml:space="preserve">) </w:t>
        </w:r>
      </w:ins>
      <w:del w:id="28" w:author="Bolton, Sam" w:date="2020-03-12T19:56:00Z">
        <w:r w:rsidRPr="001C2EE5" w:rsidDel="00382A25">
          <w:rPr>
            <w:rFonts w:ascii="Garamond" w:eastAsia="Times New Roman" w:hAnsi="Garamond" w:cs="Helvetica"/>
            <w:color w:val="333333"/>
            <w:sz w:val="28"/>
            <w:szCs w:val="27"/>
          </w:rPr>
          <w:delText>using the keys provided in (</w:delText>
        </w:r>
        <w:r w:rsidRPr="001C2EE5" w:rsidDel="00382A25">
          <w:rPr>
            <w:rFonts w:ascii="Garamond" w:eastAsia="Times New Roman" w:hAnsi="Garamond" w:cs="Helvetica"/>
            <w:b/>
            <w:bCs/>
            <w:color w:val="333333"/>
            <w:sz w:val="28"/>
            <w:szCs w:val="27"/>
          </w:rPr>
          <w:delText>???</w:delText>
        </w:r>
        <w:r w:rsidRPr="001C2EE5" w:rsidDel="00382A25">
          <w:rPr>
            <w:rFonts w:ascii="Garamond" w:eastAsia="Times New Roman" w:hAnsi="Garamond" w:cs="Helvetica"/>
            <w:color w:val="333333"/>
            <w:sz w:val="28"/>
            <w:szCs w:val="27"/>
          </w:rPr>
          <w:delText>)</w:delText>
        </w:r>
      </w:del>
      <w:r w:rsidRPr="001C2EE5">
        <w:rPr>
          <w:rFonts w:ascii="Garamond" w:eastAsia="Times New Roman" w:hAnsi="Garamond" w:cs="Helvetica"/>
          <w:color w:val="333333"/>
          <w:sz w:val="28"/>
          <w:szCs w:val="27"/>
        </w:rPr>
        <w:t>. The roses did not show signs or symptoms of R</w:t>
      </w:r>
      <w:ins w:id="29" w:author="Bolton, Sam" w:date="2020-03-13T09:33:00Z">
        <w:r w:rsidR="00E31FCE">
          <w:rPr>
            <w:rFonts w:ascii="Garamond" w:eastAsia="Times New Roman" w:hAnsi="Garamond" w:cs="Helvetica"/>
            <w:color w:val="333333"/>
            <w:sz w:val="28"/>
            <w:szCs w:val="27"/>
          </w:rPr>
          <w:t>R</w:t>
        </w:r>
      </w:ins>
      <w:del w:id="30" w:author="Bolton, Sam" w:date="2020-03-13T09:33:00Z">
        <w:r w:rsidRPr="001C2EE5" w:rsidDel="00E31FCE">
          <w:rPr>
            <w:rFonts w:ascii="Garamond" w:eastAsia="Times New Roman" w:hAnsi="Garamond" w:cs="Helvetica"/>
            <w:color w:val="333333"/>
            <w:sz w:val="28"/>
            <w:szCs w:val="27"/>
          </w:rPr>
          <w:delText>D</w:delText>
        </w:r>
      </w:del>
      <w:r w:rsidRPr="001C2EE5">
        <w:rPr>
          <w:rFonts w:ascii="Garamond" w:eastAsia="Times New Roman" w:hAnsi="Garamond" w:cs="Helvetica"/>
          <w:color w:val="333333"/>
          <w:sz w:val="28"/>
          <w:szCs w:val="27"/>
        </w:rPr>
        <w:t>D. These roses were tested for RRV with RT-qPCR and Reverse Transcription Recombinase Polymerase Amplification (RT-RPA) (Babu et al. 2016, 2017). However, none of the plants infested with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were positive for RRV.</w:t>
      </w:r>
    </w:p>
    <w:p w14:paraId="3B254E61" w14:textId="185ED227"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On July 16th we conducted an additional survey of 33 roses near the initial site of discovery, including the rose sites where </w:t>
      </w:r>
      <w:r w:rsidRPr="00AE5056">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were originally detected. (see </w:t>
      </w:r>
      <w:r w:rsidRPr="001C2EE5">
        <w:rPr>
          <w:rFonts w:ascii="Garamond" w:eastAsia="Times New Roman" w:hAnsi="Garamond" w:cs="Helvetica"/>
          <w:i/>
          <w:iCs/>
          <w:color w:val="333333"/>
          <w:sz w:val="28"/>
          <w:szCs w:val="27"/>
        </w:rPr>
        <w:t>Figure 1B</w:t>
      </w:r>
      <w:r w:rsidRPr="001C2EE5">
        <w:rPr>
          <w:rFonts w:ascii="Garamond" w:eastAsia="Times New Roman" w:hAnsi="Garamond" w:cs="Helvetica"/>
          <w:color w:val="333333"/>
          <w:sz w:val="28"/>
          <w:szCs w:val="27"/>
        </w:rPr>
        <w:t>)</w:t>
      </w:r>
      <w:ins w:id="31" w:author="Bolton, Sam" w:date="2020-03-13T09:06:00Z">
        <w:r w:rsidR="007D00C3">
          <w:rPr>
            <w:rFonts w:ascii="Garamond" w:eastAsia="Times New Roman" w:hAnsi="Garamond" w:cs="Helvetica"/>
            <w:color w:val="333333"/>
            <w:sz w:val="28"/>
            <w:szCs w:val="27"/>
          </w:rPr>
          <w:t>.</w:t>
        </w:r>
      </w:ins>
      <w:del w:id="32" w:author="Bolton, Sam" w:date="2020-03-13T09:06:00Z">
        <w:r w:rsidRPr="001C2EE5" w:rsidDel="007D00C3">
          <w:rPr>
            <w:rFonts w:ascii="Garamond" w:eastAsia="Times New Roman" w:hAnsi="Garamond" w:cs="Helvetica"/>
            <w:color w:val="333333"/>
            <w:sz w:val="28"/>
            <w:szCs w:val="27"/>
          </w:rPr>
          <w:delText>,</w:delText>
        </w:r>
      </w:del>
      <w:r w:rsidRPr="001C2EE5">
        <w:rPr>
          <w:rFonts w:ascii="Garamond" w:eastAsia="Times New Roman" w:hAnsi="Garamond" w:cs="Helvetica"/>
          <w:color w:val="333333"/>
          <w:sz w:val="28"/>
          <w:szCs w:val="27"/>
        </w:rPr>
        <w:t xml:space="preserve"> Each sample contained more than 50 eriophyid mites, with some samples containing over 300 mites. We compared the samples collected during February and July with a paired t-test and we found a significant increase in</w:t>
      </w:r>
      <w:ins w:id="33" w:author="Austin" w:date="2020-03-13T10:55:00Z">
        <w:r w:rsidR="00522A23">
          <w:rPr>
            <w:rFonts w:ascii="Garamond" w:eastAsia="Times New Roman" w:hAnsi="Garamond" w:cs="Helvetica"/>
            <w:color w:val="333333"/>
            <w:sz w:val="28"/>
            <w:szCs w:val="27"/>
          </w:rPr>
          <w:t xml:space="preserve"> the</w:t>
        </w:r>
      </w:ins>
      <w:r w:rsidRPr="001C2EE5">
        <w:rPr>
          <w:rFonts w:ascii="Garamond" w:eastAsia="Times New Roman" w:hAnsi="Garamond" w:cs="Helvetica"/>
          <w:color w:val="333333"/>
          <w:sz w:val="28"/>
          <w:szCs w:val="27"/>
        </w:rPr>
        <w:t>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population between the two sampling dates</w:t>
      </w:r>
      <w:ins w:id="34" w:author="Austin" w:date="2020-03-13T10:55:00Z">
        <w:r w:rsidR="00522A23">
          <w:rPr>
            <w:rFonts w:ascii="Garamond" w:eastAsia="Times New Roman" w:hAnsi="Garamond" w:cs="Helvetica"/>
            <w:color w:val="333333"/>
            <w:sz w:val="28"/>
            <w:szCs w:val="27"/>
          </w:rPr>
          <w:t xml:space="preserve"> (</w:t>
        </w:r>
      </w:ins>
      <w:ins w:id="35" w:author="Austin" w:date="2020-03-13T10:56:00Z">
        <w:r w:rsidR="00D91EB2" w:rsidRPr="001C2EE5">
          <w:rPr>
            <w:rFonts w:ascii="Garamond" w:eastAsia="Times New Roman" w:hAnsi="Garamond" w:cs="Helvetica"/>
            <w:color w:val="333333"/>
            <w:sz w:val="28"/>
            <w:szCs w:val="27"/>
          </w:rPr>
          <w:t>see</w:t>
        </w:r>
        <w:r w:rsidR="00D91EB2" w:rsidRPr="00D91EB2">
          <w:rPr>
            <w:rFonts w:ascii="Garamond" w:eastAsia="Times New Roman" w:hAnsi="Garamond" w:cs="Helvetica"/>
            <w:i/>
            <w:iCs/>
            <w:color w:val="333333"/>
            <w:sz w:val="28"/>
            <w:szCs w:val="27"/>
            <w:rPrChange w:id="36" w:author="Austin" w:date="2020-03-13T10:55:00Z">
              <w:rPr>
                <w:rFonts w:ascii="Garamond" w:eastAsia="Times New Roman" w:hAnsi="Garamond" w:cs="Helvetica"/>
                <w:i/>
                <w:iCs/>
                <w:color w:val="333333"/>
                <w:sz w:val="28"/>
                <w:szCs w:val="27"/>
              </w:rPr>
            </w:rPrChange>
          </w:rPr>
          <w:t xml:space="preserve"> </w:t>
        </w:r>
      </w:ins>
      <w:ins w:id="37" w:author="Austin" w:date="2020-03-13T10:55:00Z">
        <w:r w:rsidR="00522A23" w:rsidRPr="00D91EB2">
          <w:rPr>
            <w:rFonts w:ascii="Garamond" w:eastAsia="Times New Roman" w:hAnsi="Garamond" w:cs="Helvetica"/>
            <w:i/>
            <w:iCs/>
            <w:color w:val="333333"/>
            <w:sz w:val="28"/>
            <w:szCs w:val="27"/>
            <w:rPrChange w:id="38" w:author="Austin" w:date="2020-03-13T10:55:00Z">
              <w:rPr>
                <w:rFonts w:ascii="Garamond" w:eastAsia="Times New Roman" w:hAnsi="Garamond" w:cs="Helvetica"/>
                <w:color w:val="333333"/>
                <w:sz w:val="28"/>
                <w:szCs w:val="27"/>
              </w:rPr>
            </w:rPrChange>
          </w:rPr>
          <w:t xml:space="preserve">Figure </w:t>
        </w:r>
        <w:r w:rsidR="00D91EB2" w:rsidRPr="00D91EB2">
          <w:rPr>
            <w:rFonts w:ascii="Garamond" w:eastAsia="Times New Roman" w:hAnsi="Garamond" w:cs="Helvetica"/>
            <w:i/>
            <w:iCs/>
            <w:color w:val="333333"/>
            <w:sz w:val="28"/>
            <w:szCs w:val="27"/>
            <w:rPrChange w:id="39" w:author="Austin" w:date="2020-03-13T10:55:00Z">
              <w:rPr>
                <w:rFonts w:ascii="Garamond" w:eastAsia="Times New Roman" w:hAnsi="Garamond" w:cs="Helvetica"/>
                <w:color w:val="333333"/>
                <w:sz w:val="28"/>
                <w:szCs w:val="27"/>
              </w:rPr>
            </w:rPrChange>
          </w:rPr>
          <w:t>1C</w:t>
        </w:r>
      </w:ins>
      <w:del w:id="40" w:author="Austin" w:date="2020-03-13T10:55:00Z">
        <w:r w:rsidR="00AE5056" w:rsidDel="00D91EB2">
          <w:rPr>
            <w:rFonts w:ascii="Garamond" w:eastAsia="Times New Roman" w:hAnsi="Garamond" w:cs="Helvetica"/>
            <w:color w:val="333333"/>
            <w:sz w:val="28"/>
            <w:szCs w:val="27"/>
          </w:rPr>
          <w:delText xml:space="preserve"> (</w:delText>
        </w:r>
      </w:del>
      <w:ins w:id="41" w:author="Austin" w:date="2020-03-13T10:56:00Z">
        <w:r w:rsidR="00D91EB2">
          <w:rPr>
            <w:rFonts w:ascii="Garamond" w:eastAsia="Times New Roman" w:hAnsi="Garamond" w:cs="Helvetica"/>
            <w:color w:val="333333"/>
            <w:sz w:val="28"/>
            <w:szCs w:val="27"/>
          </w:rPr>
          <w:t>;</w:t>
        </w:r>
      </w:ins>
      <w:ins w:id="42" w:author="Austin" w:date="2020-03-13T10:55:00Z">
        <w:r w:rsidR="00D91EB2">
          <w:rPr>
            <w:rFonts w:ascii="Garamond" w:eastAsia="Times New Roman" w:hAnsi="Garamond" w:cs="Helvetica"/>
            <w:color w:val="333333"/>
            <w:sz w:val="28"/>
            <w:szCs w:val="27"/>
          </w:rPr>
          <w:t xml:space="preserve"> </w:t>
        </w:r>
      </w:ins>
      <w:r w:rsidRPr="001C2EE5">
        <w:rPr>
          <w:rFonts w:ascii="Garamond" w:eastAsia="Times New Roman" w:hAnsi="Garamond" w:cs="Helvetica"/>
          <w:color w:val="333333"/>
          <w:sz w:val="28"/>
          <w:szCs w:val="27"/>
        </w:rPr>
        <w:t xml:space="preserve">p-value = 0.001, α = 0.05, df = </w:t>
      </w:r>
      <w:r w:rsidRPr="001C2EE5">
        <w:rPr>
          <w:rFonts w:ascii="Garamond" w:eastAsia="Times New Roman" w:hAnsi="Garamond" w:cs="Helvetica"/>
          <w:color w:val="333333"/>
          <w:sz w:val="28"/>
          <w:szCs w:val="27"/>
        </w:rPr>
        <w:lastRenderedPageBreak/>
        <w:t>4</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w:t>
      </w:r>
      <w:ins w:id="43" w:author="Bolton, Sam" w:date="2020-03-13T09:09:00Z">
        <w:r w:rsidR="007D00C3">
          <w:rPr>
            <w:rFonts w:ascii="Garamond" w:eastAsia="Times New Roman" w:hAnsi="Garamond" w:cs="Helvetica"/>
            <w:color w:val="333333"/>
            <w:sz w:val="28"/>
            <w:szCs w:val="27"/>
          </w:rPr>
          <w:t xml:space="preserve">Mites that were slide mounted were </w:t>
        </w:r>
      </w:ins>
      <w:del w:id="44" w:author="Bolton, Sam" w:date="2020-03-13T09:10:00Z">
        <w:r w:rsidRPr="001C2EE5" w:rsidDel="007D00C3">
          <w:rPr>
            <w:rFonts w:ascii="Garamond" w:eastAsia="Times New Roman" w:hAnsi="Garamond" w:cs="Helvetica"/>
            <w:color w:val="333333"/>
            <w:sz w:val="28"/>
            <w:szCs w:val="27"/>
          </w:rPr>
          <w:delText>A subsample of these mites w</w:delText>
        </w:r>
      </w:del>
      <w:del w:id="45" w:author="Bolton, Sam" w:date="2020-03-13T09:07:00Z">
        <w:r w:rsidRPr="001C2EE5" w:rsidDel="007D00C3">
          <w:rPr>
            <w:rFonts w:ascii="Garamond" w:eastAsia="Times New Roman" w:hAnsi="Garamond" w:cs="Helvetica"/>
            <w:color w:val="333333"/>
            <w:sz w:val="28"/>
            <w:szCs w:val="27"/>
          </w:rPr>
          <w:delText>ere</w:delText>
        </w:r>
      </w:del>
      <w:del w:id="46" w:author="Bolton, Sam" w:date="2020-03-13T09:08:00Z">
        <w:r w:rsidRPr="001C2EE5" w:rsidDel="007D00C3">
          <w:rPr>
            <w:rFonts w:ascii="Garamond" w:eastAsia="Times New Roman" w:hAnsi="Garamond" w:cs="Helvetica"/>
            <w:color w:val="333333"/>
            <w:sz w:val="28"/>
            <w:szCs w:val="27"/>
          </w:rPr>
          <w:delText xml:space="preserve"> slide mounted and</w:delText>
        </w:r>
      </w:del>
      <w:del w:id="47" w:author="Bolton, Sam" w:date="2020-03-13T09:10:00Z">
        <w:r w:rsidRPr="001C2EE5" w:rsidDel="007D00C3">
          <w:rPr>
            <w:rFonts w:ascii="Garamond" w:eastAsia="Times New Roman" w:hAnsi="Garamond" w:cs="Helvetica"/>
            <w:color w:val="333333"/>
            <w:sz w:val="28"/>
            <w:szCs w:val="27"/>
          </w:rPr>
          <w:delText xml:space="preserve"> </w:delText>
        </w:r>
      </w:del>
      <w:r w:rsidRPr="001C2EE5">
        <w:rPr>
          <w:rFonts w:ascii="Garamond" w:eastAsia="Times New Roman" w:hAnsi="Garamond" w:cs="Helvetica"/>
          <w:color w:val="333333"/>
          <w:sz w:val="28"/>
          <w:szCs w:val="27"/>
        </w:rPr>
        <w:t>subsequently confirmed as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Additional rose samples were tested for RRV by RT-qPCR, but no virus was detected.</w:t>
      </w:r>
      <w:bookmarkStart w:id="48" w:name="_GoBack"/>
      <w:bookmarkEnd w:id="48"/>
    </w:p>
    <w:p w14:paraId="213CBB2D" w14:textId="1626908A"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This is the first record for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in Florida. </w:t>
      </w:r>
      <w:r w:rsidR="00AE5056">
        <w:rPr>
          <w:rFonts w:ascii="Garamond" w:eastAsia="Times New Roman" w:hAnsi="Garamond" w:cs="Helvetica"/>
          <w:color w:val="333333"/>
          <w:sz w:val="28"/>
          <w:szCs w:val="27"/>
        </w:rPr>
        <w:t>Based on our data</w:t>
      </w:r>
      <w:r w:rsidRPr="001C2EE5">
        <w:rPr>
          <w:rFonts w:ascii="Garamond" w:eastAsia="Times New Roman" w:hAnsi="Garamond" w:cs="Helvetica"/>
          <w:color w:val="333333"/>
          <w:sz w:val="28"/>
          <w:szCs w:val="27"/>
        </w:rPr>
        <w:t>, RRV is currently not established in Florida. None of the mite-infested roses had symptoms of RR</w:t>
      </w:r>
      <w:r w:rsidRPr="004B6529">
        <w:rPr>
          <w:rFonts w:ascii="Garamond" w:eastAsia="Times New Roman" w:hAnsi="Garamond" w:cs="Helvetica"/>
          <w:color w:val="333333"/>
          <w:sz w:val="28"/>
          <w:szCs w:val="27"/>
        </w:rPr>
        <w:t>D</w:t>
      </w:r>
      <w:r w:rsidRPr="001C2EE5">
        <w:rPr>
          <w:rFonts w:ascii="Garamond" w:eastAsia="Times New Roman" w:hAnsi="Garamond" w:cs="Helvetica"/>
          <w:color w:val="333333"/>
          <w:sz w:val="28"/>
          <w:szCs w:val="27"/>
        </w:rPr>
        <w:t xml:space="preserve"> and none were positive for RRV. However, the presence of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along with past detections of RRV in Florida warrants increased monitoring for the mite and virus in Florida. There is a critical need to develop methods to manage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and RRV, or the US rose industry stands to lose millions on mite control.</w:t>
      </w:r>
    </w:p>
    <w:p w14:paraId="31E58251" w14:textId="77777777"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rPr>
      </w:pPr>
      <w:r w:rsidRPr="00105CBB">
        <w:rPr>
          <w:rFonts w:ascii="Garamond" w:eastAsia="Times New Roman" w:hAnsi="Garamond" w:cs="Helvetica"/>
          <w:b/>
          <w:bCs/>
          <w:color w:val="333333"/>
          <w:sz w:val="28"/>
          <w:szCs w:val="27"/>
        </w:rPr>
        <w:t>Summary</w:t>
      </w:r>
    </w:p>
    <w:p w14:paraId="4CC53684" w14:textId="2EB25393"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The invasive mite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xml:space="preserve"> (Acari: </w:t>
      </w:r>
      <w:proofErr w:type="spellStart"/>
      <w:r w:rsidRPr="001C2EE5">
        <w:rPr>
          <w:rFonts w:ascii="Garamond" w:eastAsia="Times New Roman" w:hAnsi="Garamond" w:cs="Helvetica"/>
          <w:color w:val="333333"/>
          <w:sz w:val="28"/>
          <w:szCs w:val="27"/>
        </w:rPr>
        <w:t>Trombidiformes</w:t>
      </w:r>
      <w:proofErr w:type="spellEnd"/>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Eriophyidae</w:t>
      </w:r>
      <w:proofErr w:type="spellEnd"/>
      <w:r w:rsidRPr="001C2EE5">
        <w:rPr>
          <w:rFonts w:ascii="Garamond" w:eastAsia="Times New Roman" w:hAnsi="Garamond" w:cs="Helvetica"/>
          <w:color w:val="333333"/>
          <w:sz w:val="28"/>
          <w:szCs w:val="27"/>
        </w:rPr>
        <w:t>) feeds on plants in the genus </w:t>
      </w:r>
      <w:r w:rsidRPr="001C2EE5">
        <w:rPr>
          <w:rFonts w:ascii="Garamond" w:eastAsia="Times New Roman" w:hAnsi="Garamond" w:cs="Helvetica"/>
          <w:i/>
          <w:iCs/>
          <w:color w:val="333333"/>
          <w:sz w:val="28"/>
          <w:szCs w:val="27"/>
        </w:rPr>
        <w:t>Rosa</w:t>
      </w:r>
      <w:r w:rsidRPr="001C2EE5">
        <w:rPr>
          <w:rFonts w:ascii="Garamond" w:eastAsia="Times New Roman" w:hAnsi="Garamond" w:cs="Helvetica"/>
          <w:color w:val="333333"/>
          <w:sz w:val="28"/>
          <w:szCs w:val="27"/>
        </w:rPr>
        <w:t xml:space="preserve"> and is known as the primary vector of Rose Rosette </w:t>
      </w:r>
      <w:r w:rsidR="00F45EF2" w:rsidRPr="001C2EE5">
        <w:rPr>
          <w:rFonts w:ascii="Garamond" w:eastAsia="Times New Roman" w:hAnsi="Garamond" w:cs="Helvetica"/>
          <w:color w:val="333333"/>
          <w:sz w:val="28"/>
          <w:szCs w:val="27"/>
        </w:rPr>
        <w:t xml:space="preserve">Virus, the causal agent of Rose Rosette </w:t>
      </w:r>
      <w:r w:rsidRPr="001C2EE5">
        <w:rPr>
          <w:rFonts w:ascii="Garamond" w:eastAsia="Times New Roman" w:hAnsi="Garamond" w:cs="Helvetica"/>
          <w:color w:val="333333"/>
          <w:sz w:val="28"/>
          <w:szCs w:val="27"/>
        </w:rPr>
        <w:t>Disease</w:t>
      </w:r>
      <w:r w:rsidR="00D967D8" w:rsidRPr="001C2EE5">
        <w:rPr>
          <w:rFonts w:ascii="Garamond" w:eastAsia="Times New Roman" w:hAnsi="Garamond" w:cs="Helvetica"/>
          <w:color w:val="333333"/>
          <w:sz w:val="28"/>
          <w:szCs w:val="27"/>
        </w:rPr>
        <w:t xml:space="preserve"> (RRD)</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Bunyavirales</w:t>
      </w:r>
      <w:proofErr w:type="spellEnd"/>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Emaraviridae</w:t>
      </w:r>
      <w:proofErr w:type="spellEnd"/>
      <w:r w:rsidRPr="001C2EE5">
        <w:rPr>
          <w:rFonts w:ascii="Garamond" w:eastAsia="Times New Roman" w:hAnsi="Garamond" w:cs="Helvetica"/>
          <w:color w:val="333333"/>
          <w:sz w:val="28"/>
          <w:szCs w:val="27"/>
        </w:rPr>
        <w:t>). </w:t>
      </w:r>
      <w:r w:rsidR="00F45EF2" w:rsidRPr="001C2EE5">
        <w:rPr>
          <w:rFonts w:ascii="Garamond" w:eastAsia="Times New Roman" w:hAnsi="Garamond" w:cs="Helvetica"/>
          <w:color w:val="333333"/>
          <w:sz w:val="28"/>
          <w:szCs w:val="27"/>
        </w:rPr>
        <w:t xml:space="preserve">The mite </w:t>
      </w:r>
      <w:r w:rsidRPr="001C2EE5">
        <w:rPr>
          <w:rFonts w:ascii="Garamond" w:eastAsia="Times New Roman" w:hAnsi="Garamond" w:cs="Helvetica"/>
          <w:i/>
          <w:iCs/>
          <w:color w:val="333333"/>
          <w:sz w:val="28"/>
          <w:szCs w:val="27"/>
        </w:rPr>
        <w:t>P</w:t>
      </w:r>
      <w:r w:rsidR="00F45EF2"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is reported for the first time in Florida, USA. No roses showed signs or symptoms of viral infection, and no virus was detected using molecular methods. </w:t>
      </w:r>
      <w:r w:rsidRPr="001C2EE5">
        <w:rPr>
          <w:rFonts w:ascii="Garamond" w:eastAsia="Times New Roman" w:hAnsi="Garamond" w:cs="Helvetica"/>
          <w:i/>
          <w:iCs/>
          <w:color w:val="333333"/>
          <w:sz w:val="28"/>
          <w:szCs w:val="27"/>
        </w:rPr>
        <w:t>P</w:t>
      </w:r>
      <w:r w:rsidR="00D967D8"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xml:space="preserve"> represents a potential threat to </w:t>
      </w:r>
      <w:r w:rsidR="00D967D8" w:rsidRPr="001C2EE5">
        <w:rPr>
          <w:rFonts w:ascii="Garamond" w:eastAsia="Times New Roman" w:hAnsi="Garamond" w:cs="Helvetica"/>
          <w:color w:val="333333"/>
          <w:sz w:val="28"/>
          <w:szCs w:val="27"/>
        </w:rPr>
        <w:t>the Florida rose industry</w:t>
      </w:r>
      <w:r w:rsidRPr="001C2EE5">
        <w:rPr>
          <w:rFonts w:ascii="Garamond" w:eastAsia="Times New Roman" w:hAnsi="Garamond" w:cs="Helvetica"/>
          <w:color w:val="333333"/>
          <w:sz w:val="28"/>
          <w:szCs w:val="27"/>
        </w:rPr>
        <w:t xml:space="preserve"> if RRD becomes </w:t>
      </w:r>
      <w:r w:rsidR="007944EF">
        <w:rPr>
          <w:rFonts w:ascii="Garamond" w:eastAsia="Times New Roman" w:hAnsi="Garamond" w:cs="Helvetica"/>
          <w:color w:val="333333"/>
          <w:sz w:val="28"/>
          <w:szCs w:val="27"/>
        </w:rPr>
        <w:t>established</w:t>
      </w:r>
      <w:r w:rsidRPr="001C2EE5">
        <w:rPr>
          <w:rFonts w:ascii="Garamond" w:eastAsia="Times New Roman" w:hAnsi="Garamond" w:cs="Helvetica"/>
          <w:color w:val="333333"/>
          <w:sz w:val="28"/>
          <w:szCs w:val="27"/>
        </w:rPr>
        <w:t>.</w:t>
      </w:r>
    </w:p>
    <w:p w14:paraId="3E1E2FD7" w14:textId="7B703C76"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lang w:val="es-419"/>
        </w:rPr>
      </w:pPr>
      <w:r w:rsidRPr="00105CBB">
        <w:rPr>
          <w:rFonts w:ascii="Garamond" w:eastAsia="Times New Roman" w:hAnsi="Garamond" w:cs="Helvetica"/>
          <w:b/>
          <w:bCs/>
          <w:color w:val="333333"/>
          <w:sz w:val="28"/>
          <w:szCs w:val="27"/>
          <w:lang w:val="es-419"/>
        </w:rPr>
        <w:t xml:space="preserve">Resumen </w:t>
      </w:r>
    </w:p>
    <w:p w14:paraId="4C39B58A" w14:textId="2EC69F57" w:rsidR="004C0B38" w:rsidRPr="001C2EE5" w:rsidRDefault="00FC6162" w:rsidP="00752202">
      <w:pPr>
        <w:shd w:val="clear" w:color="auto" w:fill="FFFFFF"/>
        <w:spacing w:after="150" w:line="480" w:lineRule="auto"/>
        <w:rPr>
          <w:rFonts w:ascii="Garamond" w:eastAsia="Times New Roman" w:hAnsi="Garamond" w:cs="Helvetica"/>
          <w:color w:val="333333"/>
          <w:sz w:val="28"/>
          <w:szCs w:val="27"/>
          <w:lang w:val="es-419"/>
        </w:rPr>
      </w:pPr>
      <w:r w:rsidRPr="001C2EE5">
        <w:rPr>
          <w:rFonts w:ascii="Garamond" w:eastAsia="Times New Roman" w:hAnsi="Garamond" w:cs="Helvetica"/>
          <w:color w:val="333333"/>
          <w:sz w:val="28"/>
          <w:szCs w:val="27"/>
          <w:lang w:val="es-419"/>
        </w:rPr>
        <w:lastRenderedPageBreak/>
        <w:t xml:space="preserve">El </w:t>
      </w:r>
      <w:r w:rsidR="00F45EF2" w:rsidRPr="001C2EE5">
        <w:rPr>
          <w:rFonts w:ascii="Garamond" w:eastAsia="Times New Roman" w:hAnsi="Garamond" w:cs="Helvetica"/>
          <w:color w:val="333333"/>
          <w:sz w:val="28"/>
          <w:szCs w:val="27"/>
          <w:lang w:val="es-419"/>
        </w:rPr>
        <w:t>á</w:t>
      </w:r>
      <w:r w:rsidRPr="001C2EE5">
        <w:rPr>
          <w:rFonts w:ascii="Garamond" w:eastAsia="Times New Roman" w:hAnsi="Garamond" w:cs="Helvetica"/>
          <w:color w:val="333333"/>
          <w:sz w:val="28"/>
          <w:szCs w:val="27"/>
          <w:lang w:val="es-419"/>
        </w:rPr>
        <w:t xml:space="preserve">caro invasivo </w:t>
      </w:r>
      <w:proofErr w:type="spellStart"/>
      <w:r w:rsidRPr="001C2EE5">
        <w:rPr>
          <w:rFonts w:ascii="Garamond" w:eastAsia="Times New Roman" w:hAnsi="Garamond" w:cs="Helvetica"/>
          <w:i/>
          <w:iCs/>
          <w:color w:val="333333"/>
          <w:sz w:val="28"/>
          <w:szCs w:val="27"/>
          <w:lang w:val="es-419"/>
        </w:rPr>
        <w:t>Phyllocoptes</w:t>
      </w:r>
      <w:proofErr w:type="spellEnd"/>
      <w:r w:rsidRPr="001C2EE5">
        <w:rPr>
          <w:rFonts w:ascii="Garamond" w:eastAsia="Times New Roman" w:hAnsi="Garamond" w:cs="Helvetica"/>
          <w:i/>
          <w:iCs/>
          <w:color w:val="333333"/>
          <w:sz w:val="28"/>
          <w:szCs w:val="27"/>
          <w:lang w:val="es-419"/>
        </w:rPr>
        <w:t xml:space="preserve"> </w:t>
      </w:r>
      <w:proofErr w:type="spellStart"/>
      <w:r w:rsidRPr="001C2EE5">
        <w:rPr>
          <w:rFonts w:ascii="Garamond" w:eastAsia="Times New Roman" w:hAnsi="Garamond" w:cs="Helvetica"/>
          <w:i/>
          <w:iCs/>
          <w:color w:val="333333"/>
          <w:sz w:val="28"/>
          <w:szCs w:val="27"/>
          <w:lang w:val="es-419"/>
        </w:rPr>
        <w:t>fructiphilius</w:t>
      </w:r>
      <w:proofErr w:type="spellEnd"/>
      <w:r w:rsidRPr="001C2EE5">
        <w:rPr>
          <w:rFonts w:ascii="Garamond" w:eastAsia="Times New Roman" w:hAnsi="Garamond" w:cs="Helvetica"/>
          <w:color w:val="333333"/>
          <w:sz w:val="28"/>
          <w:szCs w:val="27"/>
          <w:lang w:val="es-419"/>
        </w:rPr>
        <w:t xml:space="preserve"> (</w:t>
      </w:r>
      <w:proofErr w:type="spellStart"/>
      <w:r w:rsidRPr="001C2EE5">
        <w:rPr>
          <w:rFonts w:ascii="Garamond" w:eastAsia="Times New Roman" w:hAnsi="Garamond" w:cs="Helvetica"/>
          <w:color w:val="333333"/>
          <w:sz w:val="28"/>
          <w:szCs w:val="27"/>
          <w:lang w:val="es-419"/>
        </w:rPr>
        <w:t>Acari</w:t>
      </w:r>
      <w:proofErr w:type="spellEnd"/>
      <w:r w:rsidRPr="001C2EE5">
        <w:rPr>
          <w:rFonts w:ascii="Garamond" w:eastAsia="Times New Roman" w:hAnsi="Garamond" w:cs="Helvetica"/>
          <w:color w:val="333333"/>
          <w:sz w:val="28"/>
          <w:szCs w:val="27"/>
          <w:lang w:val="es-419"/>
        </w:rPr>
        <w:t xml:space="preserve">: </w:t>
      </w:r>
      <w:proofErr w:type="spellStart"/>
      <w:r w:rsidRPr="001C2EE5">
        <w:rPr>
          <w:rFonts w:ascii="Garamond" w:eastAsia="Times New Roman" w:hAnsi="Garamond" w:cs="Helvetica"/>
          <w:color w:val="333333"/>
          <w:sz w:val="28"/>
          <w:szCs w:val="27"/>
          <w:lang w:val="es-419"/>
        </w:rPr>
        <w:t>Trombidiformes</w:t>
      </w:r>
      <w:proofErr w:type="spellEnd"/>
      <w:r w:rsidRPr="001C2EE5">
        <w:rPr>
          <w:rFonts w:ascii="Garamond" w:eastAsia="Times New Roman" w:hAnsi="Garamond" w:cs="Helvetica"/>
          <w:color w:val="333333"/>
          <w:sz w:val="28"/>
          <w:szCs w:val="27"/>
          <w:lang w:val="es-419"/>
        </w:rPr>
        <w:t xml:space="preserve">, Eriophyidae) se alimenta en plantas del </w:t>
      </w:r>
      <w:r w:rsidR="00F45EF2" w:rsidRPr="001C2EE5">
        <w:rPr>
          <w:rFonts w:ascii="Garamond" w:eastAsia="Times New Roman" w:hAnsi="Garamond" w:cs="Helvetica"/>
          <w:color w:val="333333"/>
          <w:sz w:val="28"/>
          <w:szCs w:val="27"/>
          <w:lang w:val="es-419"/>
        </w:rPr>
        <w:t>género</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i/>
          <w:iCs/>
          <w:color w:val="333333"/>
          <w:sz w:val="28"/>
          <w:szCs w:val="27"/>
          <w:lang w:val="es-419"/>
        </w:rPr>
        <w:t>Rosa</w:t>
      </w:r>
      <w:r w:rsidR="00F45EF2" w:rsidRPr="001C2EE5">
        <w:rPr>
          <w:rFonts w:ascii="Garamond" w:eastAsia="Times New Roman" w:hAnsi="Garamond" w:cs="Helvetica"/>
          <w:color w:val="333333"/>
          <w:sz w:val="28"/>
          <w:szCs w:val="27"/>
          <w:lang w:val="es-419"/>
        </w:rPr>
        <w:t xml:space="preserve"> y es conocido principalmente como vector de la Virus Rosetón Rosal, el agente causal de la Enfermedad Rosetón Rosal</w:t>
      </w:r>
      <w:r w:rsidR="00D967D8" w:rsidRPr="001C2EE5">
        <w:rPr>
          <w:rFonts w:ascii="Garamond" w:eastAsia="Times New Roman" w:hAnsi="Garamond" w:cs="Helvetica"/>
          <w:color w:val="333333"/>
          <w:sz w:val="28"/>
          <w:szCs w:val="27"/>
          <w:lang w:val="es-419"/>
        </w:rPr>
        <w:t xml:space="preserve"> (ERR)</w:t>
      </w:r>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Bunyavirales</w:t>
      </w:r>
      <w:proofErr w:type="spellEnd"/>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Emaraviridae</w:t>
      </w:r>
      <w:proofErr w:type="spellEnd"/>
      <w:r w:rsidR="00F45EF2" w:rsidRPr="001C2EE5">
        <w:rPr>
          <w:rFonts w:ascii="Garamond" w:eastAsia="Times New Roman" w:hAnsi="Garamond" w:cs="Helvetica"/>
          <w:color w:val="333333"/>
          <w:sz w:val="28"/>
          <w:szCs w:val="27"/>
          <w:lang w:val="es-419"/>
        </w:rPr>
        <w:t xml:space="preserve">). El ácaro </w:t>
      </w:r>
      <w:r w:rsidR="00F45EF2" w:rsidRPr="001C2EE5">
        <w:rPr>
          <w:rFonts w:ascii="Garamond" w:eastAsia="Times New Roman" w:hAnsi="Garamond" w:cs="Helvetica"/>
          <w:i/>
          <w:iCs/>
          <w:color w:val="333333"/>
          <w:sz w:val="28"/>
          <w:szCs w:val="27"/>
          <w:lang w:val="es-419"/>
        </w:rPr>
        <w:t>P. fructiphilus</w:t>
      </w:r>
      <w:r w:rsidR="00D967D8" w:rsidRPr="001C2EE5">
        <w:rPr>
          <w:rFonts w:ascii="Garamond" w:eastAsia="Times New Roman" w:hAnsi="Garamond" w:cs="Helvetica"/>
          <w:color w:val="333333"/>
          <w:sz w:val="28"/>
          <w:szCs w:val="27"/>
          <w:lang w:val="es-419"/>
        </w:rPr>
        <w:t xml:space="preserve"> se reporta por la primera vez en Florida, USA. Ninguna rosa se mostró señales ni síntomas de infección viral, y ninguno virus fue detectado con métodos moleculares. </w:t>
      </w:r>
      <w:r w:rsidR="00D967D8" w:rsidRPr="001C2EE5">
        <w:rPr>
          <w:rFonts w:ascii="Garamond" w:eastAsia="Times New Roman" w:hAnsi="Garamond" w:cs="Helvetica"/>
          <w:i/>
          <w:iCs/>
          <w:color w:val="333333"/>
          <w:sz w:val="28"/>
          <w:szCs w:val="27"/>
          <w:lang w:val="es-419"/>
        </w:rPr>
        <w:t>P. fructiphilus</w:t>
      </w:r>
      <w:r w:rsidR="00D967D8" w:rsidRPr="001C2EE5">
        <w:rPr>
          <w:rFonts w:ascii="Garamond" w:eastAsia="Times New Roman" w:hAnsi="Garamond" w:cs="Helvetica"/>
          <w:color w:val="333333"/>
          <w:sz w:val="28"/>
          <w:szCs w:val="27"/>
          <w:lang w:val="es-419"/>
        </w:rPr>
        <w:t xml:space="preserve"> se representa una amenaza potencial para la industria rosal </w:t>
      </w:r>
      <w:proofErr w:type="spellStart"/>
      <w:r w:rsidR="00D967D8" w:rsidRPr="001C2EE5">
        <w:rPr>
          <w:rFonts w:ascii="Garamond" w:eastAsia="Times New Roman" w:hAnsi="Garamond" w:cs="Helvetica"/>
          <w:color w:val="333333"/>
          <w:sz w:val="28"/>
          <w:szCs w:val="27"/>
          <w:lang w:val="es-419"/>
        </w:rPr>
        <w:t>Florideña</w:t>
      </w:r>
      <w:proofErr w:type="spellEnd"/>
      <w:r w:rsidR="00D967D8" w:rsidRPr="001C2EE5">
        <w:rPr>
          <w:rFonts w:ascii="Garamond" w:eastAsia="Times New Roman" w:hAnsi="Garamond" w:cs="Helvetica"/>
          <w:color w:val="333333"/>
          <w:sz w:val="28"/>
          <w:szCs w:val="27"/>
          <w:lang w:val="es-419"/>
        </w:rPr>
        <w:t xml:space="preserve"> si la ERR se establezca en Florida.</w:t>
      </w:r>
    </w:p>
    <w:p w14:paraId="2EA9CC11" w14:textId="0F1F46A6"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Key Words:</w:t>
      </w:r>
      <w:r w:rsidR="00B67160" w:rsidRPr="001C2EE5">
        <w:rPr>
          <w:rFonts w:ascii="Garamond" w:eastAsia="Times New Roman" w:hAnsi="Garamond" w:cs="Helvetica"/>
          <w:color w:val="333333"/>
          <w:sz w:val="28"/>
          <w:szCs w:val="27"/>
        </w:rPr>
        <w:t xml:space="preserve"> Rose Rosette Disease</w:t>
      </w:r>
      <w:r w:rsidRPr="001C2EE5">
        <w:rPr>
          <w:rFonts w:ascii="Garamond" w:eastAsia="Times New Roman" w:hAnsi="Garamond" w:cs="Helvetica"/>
          <w:color w:val="333333"/>
          <w:sz w:val="28"/>
          <w:szCs w:val="27"/>
        </w:rPr>
        <w:t xml:space="preserve">; Rose Rosette Virus; </w:t>
      </w:r>
      <w:proofErr w:type="spellStart"/>
      <w:r w:rsidRPr="001C2EE5">
        <w:rPr>
          <w:rFonts w:ascii="Garamond" w:eastAsia="Times New Roman" w:hAnsi="Garamond" w:cs="Helvetica"/>
          <w:color w:val="333333"/>
          <w:sz w:val="28"/>
          <w:szCs w:val="27"/>
        </w:rPr>
        <w:t>Emaravirus</w:t>
      </w:r>
      <w:proofErr w:type="spellEnd"/>
    </w:p>
    <w:p w14:paraId="7F42E4FA" w14:textId="2DA32BBE"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Acknowledgments:</w:t>
      </w:r>
      <w:r w:rsidRPr="001C2EE5">
        <w:rPr>
          <w:rFonts w:ascii="Garamond" w:eastAsia="Times New Roman" w:hAnsi="Garamond" w:cs="Helvetica"/>
          <w:color w:val="333333"/>
          <w:sz w:val="28"/>
          <w:szCs w:val="27"/>
        </w:rPr>
        <w:t xml:space="preserve"> </w:t>
      </w:r>
      <w:r w:rsidR="00FC6162" w:rsidRPr="001C2EE5">
        <w:rPr>
          <w:rFonts w:ascii="Garamond" w:eastAsia="Times New Roman" w:hAnsi="Garamond" w:cs="Helvetica"/>
          <w:color w:val="333333"/>
          <w:sz w:val="28"/>
          <w:szCs w:val="27"/>
        </w:rPr>
        <w:t>T</w:t>
      </w:r>
      <w:r w:rsidRPr="001C2EE5">
        <w:rPr>
          <w:rFonts w:ascii="Garamond" w:eastAsia="Times New Roman" w:hAnsi="Garamond" w:cs="Helvetica"/>
          <w:color w:val="333333"/>
          <w:sz w:val="28"/>
          <w:szCs w:val="27"/>
        </w:rPr>
        <w:t xml:space="preserve">his research was supported by a grant awarded by the Florida Nursery, Growers and Landscape Association. We thank Jessie </w:t>
      </w:r>
      <w:proofErr w:type="spellStart"/>
      <w:r w:rsidRPr="001C2EE5">
        <w:rPr>
          <w:rFonts w:ascii="Garamond" w:eastAsia="Times New Roman" w:hAnsi="Garamond" w:cs="Helvetica"/>
          <w:color w:val="333333"/>
          <w:sz w:val="28"/>
          <w:szCs w:val="27"/>
        </w:rPr>
        <w:t>Griesheimer</w:t>
      </w:r>
      <w:proofErr w:type="spellEnd"/>
      <w:r w:rsidRPr="001C2EE5">
        <w:rPr>
          <w:rFonts w:ascii="Garamond" w:eastAsia="Times New Roman" w:hAnsi="Garamond" w:cs="Helvetica"/>
          <w:color w:val="333333"/>
          <w:sz w:val="28"/>
          <w:szCs w:val="27"/>
        </w:rPr>
        <w:t xml:space="preserve"> and James </w:t>
      </w:r>
      <w:proofErr w:type="spellStart"/>
      <w:r w:rsidRPr="001C2EE5">
        <w:rPr>
          <w:rFonts w:ascii="Garamond" w:eastAsia="Times New Roman" w:hAnsi="Garamond" w:cs="Helvetica"/>
          <w:color w:val="333333"/>
          <w:sz w:val="28"/>
          <w:szCs w:val="27"/>
        </w:rPr>
        <w:t>Brannin</w:t>
      </w:r>
      <w:proofErr w:type="spellEnd"/>
      <w:r w:rsidRPr="001C2EE5">
        <w:rPr>
          <w:rFonts w:ascii="Garamond" w:eastAsia="Times New Roman" w:hAnsi="Garamond" w:cs="Helvetica"/>
          <w:color w:val="333333"/>
          <w:sz w:val="28"/>
          <w:szCs w:val="27"/>
        </w:rPr>
        <w:t xml:space="preserve"> for assistance during the experiments.</w:t>
      </w:r>
      <w:ins w:id="49" w:author="Bolton, Sam" w:date="2020-03-13T09:57:00Z">
        <w:r w:rsidR="002C300D">
          <w:rPr>
            <w:rFonts w:ascii="Garamond" w:eastAsia="Times New Roman" w:hAnsi="Garamond" w:cs="Helvetica"/>
            <w:color w:val="333333"/>
            <w:sz w:val="28"/>
            <w:szCs w:val="27"/>
          </w:rPr>
          <w:t xml:space="preserve"> </w:t>
        </w:r>
        <w:commentRangeStart w:id="50"/>
        <w:r w:rsidR="002C300D">
          <w:rPr>
            <w:rFonts w:ascii="Garamond" w:eastAsia="Times New Roman" w:hAnsi="Garamond" w:cs="Helvetica"/>
            <w:color w:val="333333"/>
            <w:sz w:val="28"/>
            <w:szCs w:val="27"/>
          </w:rPr>
          <w:t>W</w:t>
        </w:r>
      </w:ins>
      <w:ins w:id="51" w:author="Bolton, Sam" w:date="2020-03-13T09:58:00Z">
        <w:r w:rsidR="002C300D">
          <w:rPr>
            <w:rFonts w:ascii="Garamond" w:eastAsia="Times New Roman" w:hAnsi="Garamond" w:cs="Helvetica"/>
            <w:color w:val="333333"/>
            <w:sz w:val="28"/>
            <w:szCs w:val="27"/>
          </w:rPr>
          <w:t>e also thank the Florida Department of Agriculture and Consumer Services – Division of Plant Industry for their support on this contribution.</w:t>
        </w:r>
      </w:ins>
      <w:commentRangeEnd w:id="50"/>
      <w:ins w:id="52" w:author="Bolton, Sam" w:date="2020-03-13T10:05:00Z">
        <w:r w:rsidR="007F42BB">
          <w:rPr>
            <w:rStyle w:val="CommentReference"/>
          </w:rPr>
          <w:commentReference w:id="50"/>
        </w:r>
      </w:ins>
    </w:p>
    <w:p w14:paraId="341A16CC" w14:textId="6A61B31F" w:rsidR="004C0B38" w:rsidRDefault="004C0B38" w:rsidP="00752202">
      <w:pPr>
        <w:shd w:val="clear" w:color="auto" w:fill="FFFFFF"/>
        <w:spacing w:after="150" w:line="480" w:lineRule="auto"/>
        <w:rPr>
          <w:ins w:id="53" w:author="Austin" w:date="2020-03-13T10:49:00Z"/>
          <w:rFonts w:ascii="Garamond" w:eastAsia="Times New Roman" w:hAnsi="Garamond" w:cs="Helvetica"/>
          <w:color w:val="333333"/>
          <w:sz w:val="28"/>
          <w:szCs w:val="27"/>
        </w:rPr>
      </w:pPr>
    </w:p>
    <w:p w14:paraId="4121A366" w14:textId="4286528D" w:rsidR="00221325" w:rsidRDefault="00221325" w:rsidP="00752202">
      <w:pPr>
        <w:shd w:val="clear" w:color="auto" w:fill="FFFFFF"/>
        <w:spacing w:after="150" w:line="480" w:lineRule="auto"/>
        <w:rPr>
          <w:ins w:id="54" w:author="Austin" w:date="2020-03-13T10:49:00Z"/>
          <w:rFonts w:ascii="Garamond" w:eastAsia="Times New Roman" w:hAnsi="Garamond" w:cs="Helvetica"/>
          <w:color w:val="333333"/>
          <w:sz w:val="28"/>
          <w:szCs w:val="27"/>
        </w:rPr>
      </w:pPr>
    </w:p>
    <w:p w14:paraId="3619C48A" w14:textId="1595A964" w:rsidR="00221325" w:rsidRDefault="00221325" w:rsidP="00752202">
      <w:pPr>
        <w:shd w:val="clear" w:color="auto" w:fill="FFFFFF"/>
        <w:spacing w:after="150" w:line="480" w:lineRule="auto"/>
        <w:rPr>
          <w:ins w:id="55" w:author="Austin" w:date="2020-03-13T10:49:00Z"/>
          <w:rFonts w:ascii="Garamond" w:eastAsia="Times New Roman" w:hAnsi="Garamond" w:cs="Helvetica"/>
          <w:color w:val="333333"/>
          <w:sz w:val="28"/>
          <w:szCs w:val="27"/>
        </w:rPr>
      </w:pPr>
    </w:p>
    <w:p w14:paraId="29903134" w14:textId="1BBC637F" w:rsidR="00221325" w:rsidRDefault="00221325" w:rsidP="00752202">
      <w:pPr>
        <w:shd w:val="clear" w:color="auto" w:fill="FFFFFF"/>
        <w:spacing w:after="150" w:line="480" w:lineRule="auto"/>
        <w:rPr>
          <w:ins w:id="56" w:author="Austin" w:date="2020-03-13T10:49:00Z"/>
          <w:rFonts w:ascii="Garamond" w:eastAsia="Times New Roman" w:hAnsi="Garamond" w:cs="Helvetica"/>
          <w:color w:val="333333"/>
          <w:sz w:val="28"/>
          <w:szCs w:val="27"/>
        </w:rPr>
      </w:pPr>
    </w:p>
    <w:p w14:paraId="2541BD2E" w14:textId="66035078" w:rsidR="00221325" w:rsidRDefault="00221325" w:rsidP="00752202">
      <w:pPr>
        <w:shd w:val="clear" w:color="auto" w:fill="FFFFFF"/>
        <w:spacing w:after="150" w:line="480" w:lineRule="auto"/>
        <w:rPr>
          <w:ins w:id="57" w:author="Austin" w:date="2020-03-13T10:49:00Z"/>
          <w:rFonts w:ascii="Garamond" w:eastAsia="Times New Roman" w:hAnsi="Garamond" w:cs="Helvetica"/>
          <w:color w:val="333333"/>
          <w:sz w:val="28"/>
          <w:szCs w:val="27"/>
        </w:rPr>
      </w:pPr>
    </w:p>
    <w:p w14:paraId="283305BB" w14:textId="486F8D42" w:rsidR="00221325" w:rsidRDefault="00221325" w:rsidP="00752202">
      <w:pPr>
        <w:shd w:val="clear" w:color="auto" w:fill="FFFFFF"/>
        <w:spacing w:after="150" w:line="480" w:lineRule="auto"/>
        <w:rPr>
          <w:ins w:id="58" w:author="Austin" w:date="2020-03-13T10:49:00Z"/>
          <w:rFonts w:ascii="Garamond" w:eastAsia="Times New Roman" w:hAnsi="Garamond" w:cs="Helvetica"/>
          <w:color w:val="333333"/>
          <w:sz w:val="28"/>
          <w:szCs w:val="27"/>
        </w:rPr>
      </w:pPr>
    </w:p>
    <w:p w14:paraId="3E627629" w14:textId="69C5296D" w:rsidR="00221325" w:rsidDel="00F827B7" w:rsidRDefault="00221325" w:rsidP="00221325">
      <w:pPr>
        <w:shd w:val="clear" w:color="auto" w:fill="FFFFFF"/>
        <w:spacing w:after="150" w:line="480" w:lineRule="auto"/>
        <w:rPr>
          <w:del w:id="59" w:author="Austin" w:date="2020-03-13T10:53:00Z"/>
          <w:moveTo w:id="60" w:author="Austin" w:date="2020-03-13T10:49:00Z"/>
          <w:rFonts w:ascii="Garamond" w:eastAsia="Times New Roman" w:hAnsi="Garamond" w:cs="Helvetica"/>
          <w:color w:val="333333"/>
          <w:sz w:val="28"/>
          <w:szCs w:val="27"/>
        </w:rPr>
      </w:pPr>
      <w:moveToRangeStart w:id="61" w:author="Austin" w:date="2020-03-13T10:49:00Z" w:name="move34988991"/>
      <w:moveTo w:id="62" w:author="Austin" w:date="2020-03-13T10:49:00Z">
        <w:del w:id="63" w:author="Austin" w:date="2020-03-13T10:53:00Z">
          <w:r w:rsidDel="00F827B7">
            <w:rPr>
              <w:rFonts w:ascii="Garamond" w:eastAsia="Times New Roman" w:hAnsi="Garamond" w:cs="Helvetica"/>
              <w:noProof/>
              <w:color w:val="333333"/>
              <w:sz w:val="28"/>
              <w:szCs w:val="27"/>
            </w:rPr>
            <w:lastRenderedPageBreak/>
            <w:drawing>
              <wp:inline distT="0" distB="0" distL="0" distR="0" wp14:anchorId="7997654F" wp14:editId="40168C8C">
                <wp:extent cx="5943600" cy="3612515"/>
                <wp:effectExtent l="0" t="0" r="0" b="6985"/>
                <wp:docPr id="1" name="Picture 1"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del>
      </w:moveTo>
    </w:p>
    <w:p w14:paraId="625BDF6E" w14:textId="103CABF1" w:rsidR="00221325" w:rsidRPr="001C2EE5" w:rsidDel="00F827B7" w:rsidRDefault="00221325" w:rsidP="00221325">
      <w:pPr>
        <w:shd w:val="clear" w:color="auto" w:fill="FFFFFF"/>
        <w:spacing w:after="150" w:line="480" w:lineRule="auto"/>
        <w:rPr>
          <w:del w:id="64" w:author="Austin" w:date="2020-03-13T10:53:00Z"/>
          <w:moveTo w:id="65" w:author="Austin" w:date="2020-03-13T10:49:00Z"/>
          <w:rFonts w:ascii="Garamond" w:eastAsia="Times New Roman" w:hAnsi="Garamond" w:cs="Helvetica"/>
          <w:color w:val="333333"/>
          <w:sz w:val="28"/>
          <w:szCs w:val="27"/>
        </w:rPr>
      </w:pPr>
      <w:moveTo w:id="66" w:author="Austin" w:date="2020-03-13T10:49:00Z">
        <w:del w:id="67" w:author="Austin" w:date="2020-03-13T10:53:00Z">
          <w:r w:rsidDel="00F827B7">
            <w:rPr>
              <w:rFonts w:ascii="Garamond" w:eastAsia="Times New Roman" w:hAnsi="Garamond" w:cs="Helvetica"/>
              <w:color w:val="333333"/>
              <w:sz w:val="28"/>
              <w:szCs w:val="27"/>
            </w:rPr>
            <w:delText xml:space="preserve">Figure </w:delText>
          </w:r>
        </w:del>
        <w:del w:id="68" w:author="Austin" w:date="2020-03-13T10:49:00Z">
          <w:r w:rsidDel="00221325">
            <w:rPr>
              <w:rFonts w:ascii="Garamond" w:eastAsia="Times New Roman" w:hAnsi="Garamond" w:cs="Helvetica"/>
              <w:color w:val="333333"/>
              <w:sz w:val="28"/>
              <w:szCs w:val="27"/>
            </w:rPr>
            <w:delText>2</w:delText>
          </w:r>
        </w:del>
        <w:del w:id="69" w:author="Austin" w:date="2020-03-13T10:53:00Z">
          <w:r w:rsidDel="00F827B7">
            <w:rPr>
              <w:rFonts w:ascii="Garamond" w:eastAsia="Times New Roman" w:hAnsi="Garamond" w:cs="Helvetica"/>
              <w:color w:val="333333"/>
              <w:sz w:val="28"/>
              <w:szCs w:val="27"/>
            </w:rPr>
            <w:delText xml:space="preserve">. </w:delText>
          </w:r>
          <w:r w:rsidRPr="002622B9" w:rsidDel="00F827B7">
            <w:rPr>
              <w:rFonts w:ascii="Garamond" w:eastAsia="Times New Roman" w:hAnsi="Garamond" w:cs="Helvetica"/>
              <w:i/>
              <w:color w:val="333333"/>
              <w:sz w:val="28"/>
              <w:szCs w:val="27"/>
            </w:rPr>
            <w:delText>Phy</w:delText>
          </w:r>
          <w:r w:rsidDel="00F827B7">
            <w:rPr>
              <w:rFonts w:ascii="Garamond" w:eastAsia="Times New Roman" w:hAnsi="Garamond" w:cs="Helvetica"/>
              <w:i/>
              <w:color w:val="333333"/>
              <w:sz w:val="28"/>
              <w:szCs w:val="27"/>
            </w:rPr>
            <w:delText>l</w:delText>
          </w:r>
          <w:r w:rsidRPr="002622B9" w:rsidDel="00F827B7">
            <w:rPr>
              <w:rFonts w:ascii="Garamond" w:eastAsia="Times New Roman" w:hAnsi="Garamond" w:cs="Helvetica"/>
              <w:i/>
              <w:color w:val="333333"/>
              <w:sz w:val="28"/>
              <w:szCs w:val="27"/>
            </w:rPr>
            <w:delText>locoptes fructiphilus</w:delText>
          </w:r>
          <w:r w:rsidDel="00F827B7">
            <w:rPr>
              <w:rFonts w:ascii="Garamond" w:eastAsia="Times New Roman" w:hAnsi="Garamond" w:cs="Helvetica"/>
              <w:color w:val="333333"/>
              <w:sz w:val="28"/>
              <w:szCs w:val="27"/>
            </w:rPr>
            <w:delText xml:space="preserve"> Keifer (Female) from Leon County, Florida: A</w:delText>
          </w:r>
        </w:del>
        <w:del w:id="70" w:author="Austin" w:date="2020-03-13T10:51:00Z">
          <w:r w:rsidDel="003B74F2">
            <w:rPr>
              <w:rFonts w:ascii="Garamond" w:eastAsia="Times New Roman" w:hAnsi="Garamond" w:cs="Helvetica"/>
              <w:color w:val="333333"/>
              <w:sz w:val="28"/>
              <w:szCs w:val="27"/>
            </w:rPr>
            <w:delText>.</w:delText>
          </w:r>
        </w:del>
        <w:del w:id="71" w:author="Austin" w:date="2020-03-13T10:53:00Z">
          <w:r w:rsidDel="00F827B7">
            <w:rPr>
              <w:rFonts w:ascii="Garamond" w:eastAsia="Times New Roman" w:hAnsi="Garamond" w:cs="Helvetica"/>
              <w:color w:val="333333"/>
              <w:sz w:val="28"/>
              <w:szCs w:val="27"/>
            </w:rPr>
            <w:delText xml:space="preserve"> Body (scalebar = 100 µm); B</w:delText>
          </w:r>
        </w:del>
        <w:del w:id="72" w:author="Austin" w:date="2020-03-13T10:51:00Z">
          <w:r w:rsidDel="003B74F2">
            <w:rPr>
              <w:rFonts w:ascii="Garamond" w:eastAsia="Times New Roman" w:hAnsi="Garamond" w:cs="Helvetica"/>
              <w:color w:val="333333"/>
              <w:sz w:val="28"/>
              <w:szCs w:val="27"/>
            </w:rPr>
            <w:delText>.</w:delText>
          </w:r>
        </w:del>
        <w:del w:id="73" w:author="Austin" w:date="2020-03-13T10:53:00Z">
          <w:r w:rsidDel="00F827B7">
            <w:rPr>
              <w:rFonts w:ascii="Garamond" w:eastAsia="Times New Roman" w:hAnsi="Garamond" w:cs="Helvetica"/>
              <w:color w:val="333333"/>
              <w:sz w:val="28"/>
              <w:szCs w:val="27"/>
            </w:rPr>
            <w:delText xml:space="preserve"> Prodorsal shield ) scalebar = 20 µm).</w:delText>
          </w:r>
        </w:del>
      </w:moveTo>
    </w:p>
    <w:moveToRangeEnd w:id="61"/>
    <w:p w14:paraId="7A8AEAE6" w14:textId="77777777" w:rsidR="00221325" w:rsidRPr="001C2EE5" w:rsidRDefault="00221325" w:rsidP="00752202">
      <w:pPr>
        <w:shd w:val="clear" w:color="auto" w:fill="FFFFFF"/>
        <w:spacing w:after="150" w:line="480" w:lineRule="auto"/>
        <w:rPr>
          <w:rFonts w:ascii="Garamond" w:eastAsia="Times New Roman" w:hAnsi="Garamond" w:cs="Helvetica"/>
          <w:color w:val="333333"/>
          <w:sz w:val="28"/>
          <w:szCs w:val="27"/>
        </w:rPr>
      </w:pPr>
    </w:p>
    <w:p w14:paraId="016157A4" w14:textId="536C756D" w:rsidR="004C0B38" w:rsidRPr="001C2EE5" w:rsidRDefault="00221325" w:rsidP="00752202">
      <w:pPr>
        <w:shd w:val="clear" w:color="auto" w:fill="FFFFFF"/>
        <w:spacing w:after="150" w:line="480" w:lineRule="auto"/>
        <w:rPr>
          <w:rFonts w:ascii="Garamond" w:eastAsia="Times New Roman" w:hAnsi="Garamond" w:cs="Helvetica"/>
          <w:color w:val="333333"/>
          <w:sz w:val="28"/>
          <w:szCs w:val="27"/>
        </w:rPr>
      </w:pPr>
      <w:ins w:id="74" w:author="Austin" w:date="2020-03-13T10:50:00Z">
        <w:r>
          <w:rPr>
            <w:rFonts w:ascii="Garamond" w:eastAsia="Times New Roman" w:hAnsi="Garamond" w:cs="Helvetica"/>
            <w:noProof/>
            <w:color w:val="333333"/>
            <w:sz w:val="28"/>
            <w:szCs w:val="27"/>
          </w:rPr>
          <w:lastRenderedPageBreak/>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ins>
      <w:del w:id="75" w:author="Austin" w:date="2020-03-13T10:50:00Z">
        <w:r w:rsidR="00FC6162" w:rsidRPr="001C2EE5" w:rsidDel="00221325">
          <w:rPr>
            <w:rFonts w:ascii="Garamond" w:eastAsia="Times New Roman" w:hAnsi="Garamond" w:cs="Helvetica"/>
            <w:noProof/>
            <w:color w:val="333333"/>
            <w:sz w:val="28"/>
            <w:szCs w:val="27"/>
          </w:rPr>
          <w:lastRenderedPageBreak/>
          <w:drawing>
            <wp:inline distT="0" distB="0" distL="0" distR="0" wp14:anchorId="7EA4F4D7" wp14:editId="3B5AB358">
              <wp:extent cx="5943600" cy="267335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del>
    </w:p>
    <w:p w14:paraId="44574D92" w14:textId="66492F54" w:rsidR="004C0B38" w:rsidDel="00221325" w:rsidRDefault="004C0B38" w:rsidP="00752202">
      <w:pPr>
        <w:shd w:val="clear" w:color="auto" w:fill="FFFFFF"/>
        <w:spacing w:after="150" w:line="480" w:lineRule="auto"/>
        <w:rPr>
          <w:ins w:id="76" w:author="Bolton, Sam" w:date="2020-03-13T09:49:00Z"/>
          <w:del w:id="77" w:author="Austin" w:date="2020-03-13T10:50:00Z"/>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Figure </w:t>
      </w:r>
      <w:del w:id="78" w:author="Austin" w:date="2020-03-13T10:50:00Z">
        <w:r w:rsidRPr="001C2EE5" w:rsidDel="00221325">
          <w:rPr>
            <w:rFonts w:ascii="Garamond" w:eastAsia="Times New Roman" w:hAnsi="Garamond" w:cs="Helvetica"/>
            <w:color w:val="333333"/>
            <w:sz w:val="28"/>
            <w:szCs w:val="27"/>
          </w:rPr>
          <w:delText>1</w:delText>
        </w:r>
      </w:del>
      <w:ins w:id="79" w:author="Austin" w:date="2020-03-13T10:53:00Z">
        <w:r w:rsidR="00F827B7">
          <w:rPr>
            <w:rFonts w:ascii="Garamond" w:eastAsia="Times New Roman" w:hAnsi="Garamond" w:cs="Helvetica"/>
            <w:color w:val="333333"/>
            <w:sz w:val="28"/>
            <w:szCs w:val="27"/>
          </w:rPr>
          <w:t>1</w:t>
        </w:r>
      </w:ins>
      <w:r w:rsidRPr="001C2EE5">
        <w:rPr>
          <w:rFonts w:ascii="Garamond" w:eastAsia="Times New Roman" w:hAnsi="Garamond" w:cs="Helvetica"/>
          <w:color w:val="333333"/>
          <w:sz w:val="28"/>
          <w:szCs w:val="27"/>
        </w:rPr>
        <w:t>: Presence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xml:space="preserve"> in Leon County, Florida in (A) </w:t>
      </w:r>
      <w:proofErr w:type="spellStart"/>
      <w:r w:rsidRPr="001C2EE5">
        <w:rPr>
          <w:rFonts w:ascii="Garamond" w:eastAsia="Times New Roman" w:hAnsi="Garamond" w:cs="Helvetica"/>
          <w:color w:val="333333"/>
          <w:sz w:val="28"/>
          <w:szCs w:val="27"/>
        </w:rPr>
        <w:t>Feburary</w:t>
      </w:r>
      <w:proofErr w:type="spellEnd"/>
      <w:r w:rsidRPr="001C2EE5">
        <w:rPr>
          <w:rFonts w:ascii="Garamond" w:eastAsia="Times New Roman" w:hAnsi="Garamond" w:cs="Helvetica"/>
          <w:color w:val="333333"/>
          <w:sz w:val="28"/>
          <w:szCs w:val="27"/>
        </w:rPr>
        <w:t xml:space="preserve"> 2019 and (B) July 2019. Orange dots indicate sites sampled which had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Gray areas indicate previously surveyed areas where no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were found.</w:t>
      </w:r>
    </w:p>
    <w:p w14:paraId="4A5EC372" w14:textId="66F3F585" w:rsidR="00E7682B" w:rsidDel="00221325" w:rsidRDefault="00E7682B" w:rsidP="00752202">
      <w:pPr>
        <w:shd w:val="clear" w:color="auto" w:fill="FFFFFF"/>
        <w:spacing w:after="150" w:line="480" w:lineRule="auto"/>
        <w:rPr>
          <w:ins w:id="80" w:author="Bolton, Sam" w:date="2020-03-13T08:25:00Z"/>
          <w:del w:id="81" w:author="Austin" w:date="2020-03-13T10:50:00Z"/>
          <w:moveFrom w:id="82" w:author="Austin" w:date="2020-03-13T10:49:00Z"/>
          <w:rFonts w:ascii="Garamond" w:eastAsia="Times New Roman" w:hAnsi="Garamond" w:cs="Helvetica"/>
          <w:color w:val="333333"/>
          <w:sz w:val="28"/>
          <w:szCs w:val="27"/>
        </w:rPr>
      </w:pPr>
      <w:moveFromRangeStart w:id="83" w:author="Austin" w:date="2020-03-13T10:49:00Z" w:name="move34988991"/>
      <w:moveFrom w:id="84" w:author="Austin" w:date="2020-03-13T10:49:00Z">
        <w:ins w:id="85" w:author="Bolton, Sam" w:date="2020-03-13T09:50:00Z">
          <w:del w:id="86" w:author="Austin" w:date="2020-03-13T10:50:00Z">
            <w:r w:rsidDel="00221325">
              <w:rPr>
                <w:rFonts w:ascii="Garamond" w:eastAsia="Times New Roman" w:hAnsi="Garamond" w:cs="Helvetica"/>
                <w:noProof/>
                <w:color w:val="333333"/>
                <w:sz w:val="28"/>
                <w:szCs w:val="27"/>
              </w:rPr>
              <w:drawing>
                <wp:inline distT="0" distB="0" distL="0" distR="0" wp14:anchorId="33C24ED9" wp14:editId="1CB2717E">
                  <wp:extent cx="5943600" cy="3612515"/>
                  <wp:effectExtent l="0" t="0" r="0" b="6985"/>
                  <wp:docPr id="3" name="Picture 3"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del>
        </w:ins>
      </w:moveFrom>
    </w:p>
    <w:p w14:paraId="3926CE26" w14:textId="504E5324" w:rsidR="00E86969" w:rsidRPr="001C2EE5" w:rsidDel="00221325" w:rsidRDefault="00E86969" w:rsidP="00752202">
      <w:pPr>
        <w:shd w:val="clear" w:color="auto" w:fill="FFFFFF"/>
        <w:spacing w:after="150" w:line="480" w:lineRule="auto"/>
        <w:rPr>
          <w:del w:id="87" w:author="Austin" w:date="2020-03-13T10:50:00Z"/>
          <w:moveFrom w:id="88" w:author="Austin" w:date="2020-03-13T10:49:00Z"/>
          <w:rFonts w:ascii="Garamond" w:eastAsia="Times New Roman" w:hAnsi="Garamond" w:cs="Helvetica"/>
          <w:color w:val="333333"/>
          <w:sz w:val="28"/>
          <w:szCs w:val="27"/>
        </w:rPr>
      </w:pPr>
      <w:moveFrom w:id="89" w:author="Austin" w:date="2020-03-13T10:49:00Z">
        <w:ins w:id="90" w:author="Bolton, Sam" w:date="2020-03-13T08:26:00Z">
          <w:del w:id="91" w:author="Austin" w:date="2020-03-13T10:50:00Z">
            <w:r w:rsidDel="00221325">
              <w:rPr>
                <w:rFonts w:ascii="Garamond" w:eastAsia="Times New Roman" w:hAnsi="Garamond" w:cs="Helvetica"/>
                <w:color w:val="333333"/>
                <w:sz w:val="28"/>
                <w:szCs w:val="27"/>
              </w:rPr>
              <w:lastRenderedPageBreak/>
              <w:delText>Figure 2.</w:delText>
            </w:r>
          </w:del>
        </w:ins>
        <w:ins w:id="92" w:author="Bolton, Sam" w:date="2020-03-13T08:35:00Z">
          <w:del w:id="93" w:author="Austin" w:date="2020-03-13T10:50:00Z">
            <w:r w:rsidR="002622B9" w:rsidDel="00221325">
              <w:rPr>
                <w:rFonts w:ascii="Garamond" w:eastAsia="Times New Roman" w:hAnsi="Garamond" w:cs="Helvetica"/>
                <w:color w:val="333333"/>
                <w:sz w:val="28"/>
                <w:szCs w:val="27"/>
              </w:rPr>
              <w:delText xml:space="preserve"> </w:delText>
            </w:r>
            <w:r w:rsidR="002622B9" w:rsidRPr="002622B9" w:rsidDel="00221325">
              <w:rPr>
                <w:rFonts w:ascii="Garamond" w:eastAsia="Times New Roman" w:hAnsi="Garamond" w:cs="Helvetica"/>
                <w:i/>
                <w:color w:val="333333"/>
                <w:sz w:val="28"/>
                <w:szCs w:val="27"/>
              </w:rPr>
              <w:delText>Phy</w:delText>
            </w:r>
          </w:del>
        </w:ins>
        <w:ins w:id="94" w:author="Bolton, Sam" w:date="2020-03-13T09:55:00Z">
          <w:del w:id="95" w:author="Austin" w:date="2020-03-13T10:50:00Z">
            <w:r w:rsidR="00AD1AED" w:rsidDel="00221325">
              <w:rPr>
                <w:rFonts w:ascii="Garamond" w:eastAsia="Times New Roman" w:hAnsi="Garamond" w:cs="Helvetica"/>
                <w:i/>
                <w:color w:val="333333"/>
                <w:sz w:val="28"/>
                <w:szCs w:val="27"/>
              </w:rPr>
              <w:delText>l</w:delText>
            </w:r>
          </w:del>
        </w:ins>
        <w:ins w:id="96" w:author="Bolton, Sam" w:date="2020-03-13T08:35:00Z">
          <w:del w:id="97" w:author="Austin" w:date="2020-03-13T10:50:00Z">
            <w:r w:rsidR="002622B9" w:rsidRPr="002622B9" w:rsidDel="00221325">
              <w:rPr>
                <w:rFonts w:ascii="Garamond" w:eastAsia="Times New Roman" w:hAnsi="Garamond" w:cs="Helvetica"/>
                <w:i/>
                <w:color w:val="333333"/>
                <w:sz w:val="28"/>
                <w:szCs w:val="27"/>
              </w:rPr>
              <w:delText>locoptes fructiphilus</w:delText>
            </w:r>
            <w:r w:rsidR="002622B9" w:rsidDel="00221325">
              <w:rPr>
                <w:rFonts w:ascii="Garamond" w:eastAsia="Times New Roman" w:hAnsi="Garamond" w:cs="Helvetica"/>
                <w:color w:val="333333"/>
                <w:sz w:val="28"/>
                <w:szCs w:val="27"/>
              </w:rPr>
              <w:delText xml:space="preserve"> Keifer </w:delText>
            </w:r>
          </w:del>
        </w:ins>
        <w:ins w:id="98" w:author="Bolton, Sam" w:date="2020-03-13T09:51:00Z">
          <w:del w:id="99" w:author="Austin" w:date="2020-03-13T10:50:00Z">
            <w:r w:rsidR="009119D2" w:rsidDel="00221325">
              <w:rPr>
                <w:rFonts w:ascii="Garamond" w:eastAsia="Times New Roman" w:hAnsi="Garamond" w:cs="Helvetica"/>
                <w:color w:val="333333"/>
                <w:sz w:val="28"/>
                <w:szCs w:val="27"/>
              </w:rPr>
              <w:delText>(</w:delText>
            </w:r>
            <w:r w:rsidR="007F14DE" w:rsidDel="00221325">
              <w:rPr>
                <w:rFonts w:ascii="Garamond" w:eastAsia="Times New Roman" w:hAnsi="Garamond" w:cs="Helvetica"/>
                <w:color w:val="333333"/>
                <w:sz w:val="28"/>
                <w:szCs w:val="27"/>
              </w:rPr>
              <w:delText>F</w:delText>
            </w:r>
            <w:r w:rsidR="009119D2" w:rsidDel="00221325">
              <w:rPr>
                <w:rFonts w:ascii="Garamond" w:eastAsia="Times New Roman" w:hAnsi="Garamond" w:cs="Helvetica"/>
                <w:color w:val="333333"/>
                <w:sz w:val="28"/>
                <w:szCs w:val="27"/>
              </w:rPr>
              <w:delText xml:space="preserve">emale) </w:delText>
            </w:r>
          </w:del>
        </w:ins>
        <w:ins w:id="100" w:author="Bolton, Sam" w:date="2020-03-13T08:35:00Z">
          <w:del w:id="101" w:author="Austin" w:date="2020-03-13T10:50:00Z">
            <w:r w:rsidR="002622B9" w:rsidDel="00221325">
              <w:rPr>
                <w:rFonts w:ascii="Garamond" w:eastAsia="Times New Roman" w:hAnsi="Garamond" w:cs="Helvetica"/>
                <w:color w:val="333333"/>
                <w:sz w:val="28"/>
                <w:szCs w:val="27"/>
              </w:rPr>
              <w:delText xml:space="preserve">from Leon </w:delText>
            </w:r>
          </w:del>
        </w:ins>
        <w:ins w:id="102" w:author="Bolton, Sam" w:date="2020-03-13T09:35:00Z">
          <w:del w:id="103" w:author="Austin" w:date="2020-03-13T10:50:00Z">
            <w:r w:rsidR="00E31FCE" w:rsidDel="00221325">
              <w:rPr>
                <w:rFonts w:ascii="Garamond" w:eastAsia="Times New Roman" w:hAnsi="Garamond" w:cs="Helvetica"/>
                <w:color w:val="333333"/>
                <w:sz w:val="28"/>
                <w:szCs w:val="27"/>
              </w:rPr>
              <w:delText>C</w:delText>
            </w:r>
          </w:del>
        </w:ins>
        <w:ins w:id="104" w:author="Bolton, Sam" w:date="2020-03-13T08:35:00Z">
          <w:del w:id="105" w:author="Austin" w:date="2020-03-13T10:50:00Z">
            <w:r w:rsidR="002622B9" w:rsidDel="00221325">
              <w:rPr>
                <w:rFonts w:ascii="Garamond" w:eastAsia="Times New Roman" w:hAnsi="Garamond" w:cs="Helvetica"/>
                <w:color w:val="333333"/>
                <w:sz w:val="28"/>
                <w:szCs w:val="27"/>
              </w:rPr>
              <w:delText>ounty</w:delText>
            </w:r>
          </w:del>
        </w:ins>
        <w:ins w:id="106" w:author="Bolton, Sam" w:date="2020-03-13T09:35:00Z">
          <w:del w:id="107" w:author="Austin" w:date="2020-03-13T10:50:00Z">
            <w:r w:rsidR="00E31FCE" w:rsidDel="00221325">
              <w:rPr>
                <w:rFonts w:ascii="Garamond" w:eastAsia="Times New Roman" w:hAnsi="Garamond" w:cs="Helvetica"/>
                <w:color w:val="333333"/>
                <w:sz w:val="28"/>
                <w:szCs w:val="27"/>
              </w:rPr>
              <w:delText>, Florida:</w:delText>
            </w:r>
          </w:del>
        </w:ins>
        <w:ins w:id="108" w:author="Bolton, Sam" w:date="2020-03-13T09:34:00Z">
          <w:del w:id="109" w:author="Austin" w:date="2020-03-13T10:50:00Z">
            <w:r w:rsidR="00E31FCE" w:rsidDel="00221325">
              <w:rPr>
                <w:rFonts w:ascii="Garamond" w:eastAsia="Times New Roman" w:hAnsi="Garamond" w:cs="Helvetica"/>
                <w:color w:val="333333"/>
                <w:sz w:val="28"/>
                <w:szCs w:val="27"/>
              </w:rPr>
              <w:delText xml:space="preserve"> A. Body (scalebar</w:delText>
            </w:r>
          </w:del>
        </w:ins>
        <w:ins w:id="110" w:author="Bolton, Sam" w:date="2020-03-13T09:35:00Z">
          <w:del w:id="111" w:author="Austin" w:date="2020-03-13T10:50:00Z">
            <w:r w:rsidR="00E31FCE" w:rsidDel="00221325">
              <w:rPr>
                <w:rFonts w:ascii="Garamond" w:eastAsia="Times New Roman" w:hAnsi="Garamond" w:cs="Helvetica"/>
                <w:color w:val="333333"/>
                <w:sz w:val="28"/>
                <w:szCs w:val="27"/>
              </w:rPr>
              <w:delText xml:space="preserve"> =</w:delText>
            </w:r>
          </w:del>
        </w:ins>
        <w:ins w:id="112" w:author="Bolton, Sam" w:date="2020-03-13T09:34:00Z">
          <w:del w:id="113" w:author="Austin" w:date="2020-03-13T10:50:00Z">
            <w:r w:rsidR="00E31FCE" w:rsidDel="00221325">
              <w:rPr>
                <w:rFonts w:ascii="Garamond" w:eastAsia="Times New Roman" w:hAnsi="Garamond" w:cs="Helvetica"/>
                <w:color w:val="333333"/>
                <w:sz w:val="28"/>
                <w:szCs w:val="27"/>
              </w:rPr>
              <w:delText xml:space="preserve"> 100 µm)</w:delText>
            </w:r>
          </w:del>
        </w:ins>
        <w:ins w:id="114" w:author="Bolton, Sam" w:date="2020-03-13T09:35:00Z">
          <w:del w:id="115" w:author="Austin" w:date="2020-03-13T10:50:00Z">
            <w:r w:rsidR="00E31FCE" w:rsidDel="00221325">
              <w:rPr>
                <w:rFonts w:ascii="Garamond" w:eastAsia="Times New Roman" w:hAnsi="Garamond" w:cs="Helvetica"/>
                <w:color w:val="333333"/>
                <w:sz w:val="28"/>
                <w:szCs w:val="27"/>
              </w:rPr>
              <w:delText>; B. Prodorsal shield )</w:delText>
            </w:r>
          </w:del>
        </w:ins>
        <w:ins w:id="116" w:author="Bolton, Sam" w:date="2020-03-13T09:51:00Z">
          <w:del w:id="117" w:author="Austin" w:date="2020-03-13T10:50:00Z">
            <w:r w:rsidR="009119D2" w:rsidDel="00221325">
              <w:rPr>
                <w:rFonts w:ascii="Garamond" w:eastAsia="Times New Roman" w:hAnsi="Garamond" w:cs="Helvetica"/>
                <w:color w:val="333333"/>
                <w:sz w:val="28"/>
                <w:szCs w:val="27"/>
              </w:rPr>
              <w:delText xml:space="preserve"> </w:delText>
            </w:r>
          </w:del>
        </w:ins>
        <w:ins w:id="118" w:author="Bolton, Sam" w:date="2020-03-13T09:35:00Z">
          <w:del w:id="119" w:author="Austin" w:date="2020-03-13T10:50:00Z">
            <w:r w:rsidR="00E31FCE" w:rsidDel="00221325">
              <w:rPr>
                <w:rFonts w:ascii="Garamond" w:eastAsia="Times New Roman" w:hAnsi="Garamond" w:cs="Helvetica"/>
                <w:color w:val="333333"/>
                <w:sz w:val="28"/>
                <w:szCs w:val="27"/>
              </w:rPr>
              <w:delText>scalebar = 20 µm)</w:delText>
            </w:r>
          </w:del>
        </w:ins>
        <w:ins w:id="120" w:author="Bolton, Sam" w:date="2020-03-13T09:36:00Z">
          <w:del w:id="121" w:author="Austin" w:date="2020-03-13T10:50:00Z">
            <w:r w:rsidR="00E31FCE" w:rsidDel="00221325">
              <w:rPr>
                <w:rFonts w:ascii="Garamond" w:eastAsia="Times New Roman" w:hAnsi="Garamond" w:cs="Helvetica"/>
                <w:color w:val="333333"/>
                <w:sz w:val="28"/>
                <w:szCs w:val="27"/>
              </w:rPr>
              <w:delText>.</w:delText>
            </w:r>
          </w:del>
        </w:ins>
      </w:moveFrom>
    </w:p>
    <w:moveFromRangeEnd w:id="83"/>
    <w:p w14:paraId="6447B287" w14:textId="52721E5F" w:rsidR="004C0B38" w:rsidRPr="001C2EE5" w:rsidDel="00221325" w:rsidRDefault="005558DA" w:rsidP="00752202">
      <w:pPr>
        <w:shd w:val="clear" w:color="auto" w:fill="FFFFFF"/>
        <w:spacing w:after="150" w:line="480" w:lineRule="auto"/>
        <w:rPr>
          <w:del w:id="122" w:author="Austin" w:date="2020-03-13T10:50:00Z"/>
          <w:rFonts w:ascii="Garamond" w:eastAsia="Times New Roman" w:hAnsi="Garamond" w:cs="Helvetica"/>
          <w:color w:val="333333"/>
          <w:sz w:val="28"/>
          <w:szCs w:val="27"/>
        </w:rPr>
      </w:pPr>
      <w:del w:id="123" w:author="Austin" w:date="2020-03-13T10:50:00Z">
        <w:r w:rsidDel="00221325">
          <w:rPr>
            <w:noProof/>
          </w:rPr>
          <w:drawing>
            <wp:inline distT="0" distB="0" distL="0" distR="0" wp14:anchorId="43BE42A5" wp14:editId="3E9090B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del>
    </w:p>
    <w:p w14:paraId="389E0377" w14:textId="029CF833" w:rsidR="00FC6162" w:rsidRDefault="004C0B38" w:rsidP="00221325">
      <w:pPr>
        <w:shd w:val="clear" w:color="auto" w:fill="FFFFFF"/>
        <w:spacing w:after="150" w:line="480" w:lineRule="auto"/>
        <w:rPr>
          <w:ins w:id="124" w:author="Austin" w:date="2020-03-13T10:53:00Z"/>
          <w:rFonts w:ascii="Garamond" w:eastAsia="Times New Roman" w:hAnsi="Garamond" w:cs="Helvetica"/>
          <w:color w:val="333333"/>
          <w:sz w:val="28"/>
          <w:szCs w:val="27"/>
        </w:rPr>
      </w:pPr>
      <w:del w:id="125" w:author="Austin" w:date="2020-03-13T10:50:00Z">
        <w:r w:rsidRPr="001C2EE5" w:rsidDel="00221325">
          <w:rPr>
            <w:rFonts w:ascii="Garamond" w:eastAsia="Times New Roman" w:hAnsi="Garamond" w:cs="Helvetica"/>
            <w:color w:val="333333"/>
            <w:sz w:val="28"/>
            <w:szCs w:val="27"/>
          </w:rPr>
          <w:delText xml:space="preserve">Figure </w:delText>
        </w:r>
      </w:del>
      <w:ins w:id="126" w:author="Bolton, Sam" w:date="2020-03-13T08:26:00Z">
        <w:del w:id="127" w:author="Austin" w:date="2020-03-13T10:50:00Z">
          <w:r w:rsidR="00E86969" w:rsidDel="00221325">
            <w:rPr>
              <w:rFonts w:ascii="Garamond" w:eastAsia="Times New Roman" w:hAnsi="Garamond" w:cs="Helvetica"/>
              <w:color w:val="333333"/>
              <w:sz w:val="28"/>
              <w:szCs w:val="27"/>
            </w:rPr>
            <w:delText>3</w:delText>
          </w:r>
        </w:del>
      </w:ins>
      <w:del w:id="128" w:author="Austin" w:date="2020-03-13T10:50:00Z">
        <w:r w:rsidRPr="001C2EE5" w:rsidDel="00221325">
          <w:rPr>
            <w:rFonts w:ascii="Garamond" w:eastAsia="Times New Roman" w:hAnsi="Garamond" w:cs="Helvetica"/>
            <w:color w:val="333333"/>
            <w:sz w:val="28"/>
            <w:szCs w:val="27"/>
          </w:rPr>
          <w:delText xml:space="preserve">2: </w:delText>
        </w:r>
      </w:del>
      <w:ins w:id="129" w:author="Austin" w:date="2020-03-13T10:50:00Z">
        <w:r w:rsidR="00221325">
          <w:rPr>
            <w:rFonts w:ascii="Garamond" w:eastAsia="Times New Roman" w:hAnsi="Garamond" w:cs="Helvetica"/>
            <w:color w:val="333333"/>
            <w:sz w:val="28"/>
            <w:szCs w:val="27"/>
          </w:rPr>
          <w:t xml:space="preserve">(C) </w:t>
        </w:r>
      </w:ins>
      <w:del w:id="130" w:author="Austin" w:date="2020-03-13T10:51:00Z">
        <w:r w:rsidRPr="001C2EE5" w:rsidDel="005730B4">
          <w:rPr>
            <w:rFonts w:ascii="Garamond" w:eastAsia="Times New Roman" w:hAnsi="Garamond" w:cs="Helvetica"/>
            <w:color w:val="333333"/>
            <w:sz w:val="28"/>
            <w:szCs w:val="27"/>
          </w:rPr>
          <w:delText xml:space="preserve">Log </w:delText>
        </w:r>
      </w:del>
      <w:ins w:id="131" w:author="Austin" w:date="2020-03-13T10:51:00Z">
        <w:r w:rsidR="005730B4">
          <w:rPr>
            <w:rFonts w:ascii="Garamond" w:eastAsia="Times New Roman" w:hAnsi="Garamond" w:cs="Helvetica"/>
            <w:color w:val="333333"/>
            <w:sz w:val="28"/>
            <w:szCs w:val="27"/>
          </w:rPr>
          <w:t>Average</w:t>
        </w:r>
        <w:r w:rsidR="005730B4" w:rsidRPr="001C2EE5">
          <w:rPr>
            <w:rFonts w:ascii="Garamond" w:eastAsia="Times New Roman" w:hAnsi="Garamond" w:cs="Helvetica"/>
            <w:color w:val="333333"/>
            <w:sz w:val="28"/>
            <w:szCs w:val="27"/>
          </w:rPr>
          <w:t xml:space="preserve"> </w:t>
        </w:r>
      </w:ins>
      <w:r w:rsidRPr="001C2EE5">
        <w:rPr>
          <w:rFonts w:ascii="Garamond" w:eastAsia="Times New Roman" w:hAnsi="Garamond" w:cs="Helvetica"/>
          <w:color w:val="333333"/>
          <w:sz w:val="28"/>
          <w:szCs w:val="27"/>
        </w:rPr>
        <w:t>number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per rose sample. Samples were taken from sites in Leon County, Florida on February 14 and July 16th, 2019. Asterisks represent significant differences as calculated by pairwise t-tests of the 5 sites tested for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during both months. </w:t>
      </w:r>
      <w:ins w:id="132" w:author="Austin" w:date="2020-03-13T10:51:00Z">
        <w:r w:rsidR="00F022B8">
          <w:rPr>
            <w:rFonts w:ascii="Garamond" w:eastAsia="Times New Roman" w:hAnsi="Garamond" w:cs="Helvetica"/>
            <w:color w:val="333333"/>
            <w:sz w:val="28"/>
            <w:szCs w:val="27"/>
          </w:rPr>
          <w:t>α</w:t>
        </w:r>
      </w:ins>
      <w:del w:id="133" w:author="Austin" w:date="2020-03-13T10:51:00Z">
        <w:r w:rsidRPr="001C2EE5" w:rsidDel="00F022B8">
          <w:rPr>
            <w:rFonts w:ascii="Garamond" w:eastAsia="Times New Roman" w:hAnsi="Garamond" w:cs="Helvetica"/>
            <w:color w:val="333333"/>
            <w:sz w:val="28"/>
            <w:szCs w:val="27"/>
          </w:rPr>
          <w:delText>a</w:delText>
        </w:r>
      </w:del>
      <w:r w:rsidRPr="001C2EE5">
        <w:rPr>
          <w:rFonts w:ascii="Garamond" w:eastAsia="Times New Roman" w:hAnsi="Garamond" w:cs="Helvetica"/>
          <w:color w:val="333333"/>
          <w:sz w:val="28"/>
          <w:szCs w:val="27"/>
        </w:rPr>
        <w:t xml:space="preserve"> = 0.05, p-value = 0.001.</w:t>
      </w:r>
    </w:p>
    <w:p w14:paraId="695540EE" w14:textId="77777777" w:rsidR="00F827B7" w:rsidRDefault="00F827B7" w:rsidP="00F827B7">
      <w:pPr>
        <w:shd w:val="clear" w:color="auto" w:fill="FFFFFF"/>
        <w:spacing w:after="150" w:line="480" w:lineRule="auto"/>
        <w:rPr>
          <w:ins w:id="134" w:author="Austin" w:date="2020-03-13T10:53:00Z"/>
          <w:rFonts w:ascii="Garamond" w:eastAsia="Times New Roman" w:hAnsi="Garamond" w:cs="Helvetica"/>
          <w:color w:val="333333"/>
          <w:sz w:val="28"/>
          <w:szCs w:val="27"/>
        </w:rPr>
      </w:pPr>
      <w:ins w:id="135" w:author="Austin" w:date="2020-03-13T10:53:00Z">
        <w:r>
          <w:rPr>
            <w:rFonts w:ascii="Garamond" w:eastAsia="Times New Roman" w:hAnsi="Garamond" w:cs="Helvetica"/>
            <w:noProof/>
            <w:color w:val="333333"/>
            <w:sz w:val="28"/>
            <w:szCs w:val="27"/>
          </w:rPr>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ins>
    </w:p>
    <w:p w14:paraId="06A8C8B9" w14:textId="77777777" w:rsidR="00F827B7" w:rsidRPr="001C2EE5" w:rsidRDefault="00F827B7" w:rsidP="00F827B7">
      <w:pPr>
        <w:shd w:val="clear" w:color="auto" w:fill="FFFFFF"/>
        <w:spacing w:after="150" w:line="480" w:lineRule="auto"/>
        <w:rPr>
          <w:ins w:id="136" w:author="Austin" w:date="2020-03-13T10:53:00Z"/>
          <w:rFonts w:ascii="Garamond" w:eastAsia="Times New Roman" w:hAnsi="Garamond" w:cs="Helvetica"/>
          <w:color w:val="333333"/>
          <w:sz w:val="28"/>
          <w:szCs w:val="27"/>
        </w:rPr>
      </w:pPr>
      <w:ins w:id="137" w:author="Austin" w:date="2020-03-13T10:53:00Z">
        <w:r>
          <w:rPr>
            <w:rFonts w:ascii="Garamond" w:eastAsia="Times New Roman" w:hAnsi="Garamond" w:cs="Helvetica"/>
            <w:color w:val="333333"/>
            <w:sz w:val="28"/>
            <w:szCs w:val="27"/>
          </w:rPr>
          <w:t xml:space="preserve">Figure </w:t>
        </w:r>
        <w:del w:id="138" w:author="Austin" w:date="2020-03-13T10:49:00Z">
          <w:r w:rsidDel="00221325">
            <w:rPr>
              <w:rFonts w:ascii="Garamond" w:eastAsia="Times New Roman" w:hAnsi="Garamond" w:cs="Helvetica"/>
              <w:color w:val="333333"/>
              <w:sz w:val="28"/>
              <w:szCs w:val="27"/>
            </w:rPr>
            <w:delText>2</w:delText>
          </w:r>
        </w:del>
        <w:r>
          <w:rPr>
            <w:rFonts w:ascii="Garamond" w:eastAsia="Times New Roman" w:hAnsi="Garamond" w:cs="Helvetica"/>
            <w:color w:val="333333"/>
            <w:sz w:val="28"/>
            <w:szCs w:val="27"/>
          </w:rPr>
          <w:t xml:space="preserve">2. </w:t>
        </w:r>
        <w:proofErr w:type="spellStart"/>
        <w:r w:rsidRPr="002622B9">
          <w:rPr>
            <w:rFonts w:ascii="Garamond" w:eastAsia="Times New Roman" w:hAnsi="Garamond" w:cs="Helvetica"/>
            <w:i/>
            <w:color w:val="333333"/>
            <w:sz w:val="28"/>
            <w:szCs w:val="27"/>
          </w:rPr>
          <w:t>Phy</w:t>
        </w:r>
        <w:r>
          <w:rPr>
            <w:rFonts w:ascii="Garamond" w:eastAsia="Times New Roman" w:hAnsi="Garamond" w:cs="Helvetica"/>
            <w:i/>
            <w:color w:val="333333"/>
            <w:sz w:val="28"/>
            <w:szCs w:val="27"/>
          </w:rPr>
          <w:t>l</w:t>
        </w:r>
        <w:r w:rsidRPr="002622B9">
          <w:rPr>
            <w:rFonts w:ascii="Garamond" w:eastAsia="Times New Roman" w:hAnsi="Garamond" w:cs="Helvetica"/>
            <w:i/>
            <w:color w:val="333333"/>
            <w:sz w:val="28"/>
            <w:szCs w:val="27"/>
          </w:rPr>
          <w:t>locoptes</w:t>
        </w:r>
        <w:proofErr w:type="spellEnd"/>
        <w:r w:rsidRPr="002622B9">
          <w:rPr>
            <w:rFonts w:ascii="Garamond" w:eastAsia="Times New Roman" w:hAnsi="Garamond" w:cs="Helvetica"/>
            <w:i/>
            <w:color w:val="333333"/>
            <w:sz w:val="28"/>
            <w:szCs w:val="27"/>
          </w:rPr>
          <w:t xml:space="preserve"> fructiphilus</w:t>
        </w:r>
        <w:r>
          <w:rPr>
            <w:rFonts w:ascii="Garamond" w:eastAsia="Times New Roman" w:hAnsi="Garamond" w:cs="Helvetica"/>
            <w:color w:val="333333"/>
            <w:sz w:val="28"/>
            <w:szCs w:val="27"/>
          </w:rPr>
          <w:t xml:space="preserve"> </w:t>
        </w:r>
        <w:proofErr w:type="spellStart"/>
        <w:r>
          <w:rPr>
            <w:rFonts w:ascii="Garamond" w:eastAsia="Times New Roman" w:hAnsi="Garamond" w:cs="Helvetica"/>
            <w:color w:val="333333"/>
            <w:sz w:val="28"/>
            <w:szCs w:val="27"/>
          </w:rPr>
          <w:t>Keifer</w:t>
        </w:r>
        <w:proofErr w:type="spellEnd"/>
        <w:r>
          <w:rPr>
            <w:rFonts w:ascii="Garamond" w:eastAsia="Times New Roman" w:hAnsi="Garamond" w:cs="Helvetica"/>
            <w:color w:val="333333"/>
            <w:sz w:val="28"/>
            <w:szCs w:val="27"/>
          </w:rPr>
          <w:t xml:space="preserve"> (Female) from Leon County, Florida: (A</w:t>
        </w:r>
        <w:del w:id="139" w:author="Austin" w:date="2020-03-13T10:51:00Z">
          <w:r w:rsidDel="003B74F2">
            <w:rPr>
              <w:rFonts w:ascii="Garamond" w:eastAsia="Times New Roman" w:hAnsi="Garamond" w:cs="Helvetica"/>
              <w:color w:val="333333"/>
              <w:sz w:val="28"/>
              <w:szCs w:val="27"/>
            </w:rPr>
            <w:delText>.</w:delText>
          </w:r>
        </w:del>
        <w:r>
          <w:rPr>
            <w:rFonts w:ascii="Garamond" w:eastAsia="Times New Roman" w:hAnsi="Garamond" w:cs="Helvetica"/>
            <w:color w:val="333333"/>
            <w:sz w:val="28"/>
            <w:szCs w:val="27"/>
          </w:rPr>
          <w:t>) Body (scalebar = 100 µm); (B</w:t>
        </w:r>
        <w:del w:id="140" w:author="Austin" w:date="2020-03-13T10:51:00Z">
          <w:r w:rsidDel="003B74F2">
            <w:rPr>
              <w:rFonts w:ascii="Garamond" w:eastAsia="Times New Roman" w:hAnsi="Garamond" w:cs="Helvetica"/>
              <w:color w:val="333333"/>
              <w:sz w:val="28"/>
              <w:szCs w:val="27"/>
            </w:rPr>
            <w:delText>.</w:delText>
          </w:r>
        </w:del>
        <w:r>
          <w:rPr>
            <w:rFonts w:ascii="Garamond" w:eastAsia="Times New Roman" w:hAnsi="Garamond" w:cs="Helvetica"/>
            <w:color w:val="333333"/>
            <w:sz w:val="28"/>
            <w:szCs w:val="27"/>
          </w:rPr>
          <w:t xml:space="preserve">) </w:t>
        </w:r>
        <w:proofErr w:type="spellStart"/>
        <w:r>
          <w:rPr>
            <w:rFonts w:ascii="Garamond" w:eastAsia="Times New Roman" w:hAnsi="Garamond" w:cs="Helvetica"/>
            <w:color w:val="333333"/>
            <w:sz w:val="28"/>
            <w:szCs w:val="27"/>
          </w:rPr>
          <w:t>Prodorsal</w:t>
        </w:r>
        <w:proofErr w:type="spellEnd"/>
        <w:r>
          <w:rPr>
            <w:rFonts w:ascii="Garamond" w:eastAsia="Times New Roman" w:hAnsi="Garamond" w:cs="Helvetica"/>
            <w:color w:val="333333"/>
            <w:sz w:val="28"/>
            <w:szCs w:val="27"/>
          </w:rPr>
          <w:t xml:space="preserve"> </w:t>
        </w:r>
        <w:proofErr w:type="gramStart"/>
        <w:r>
          <w:rPr>
            <w:rFonts w:ascii="Garamond" w:eastAsia="Times New Roman" w:hAnsi="Garamond" w:cs="Helvetica"/>
            <w:color w:val="333333"/>
            <w:sz w:val="28"/>
            <w:szCs w:val="27"/>
          </w:rPr>
          <w:t>shield )</w:t>
        </w:r>
        <w:proofErr w:type="gramEnd"/>
        <w:r>
          <w:rPr>
            <w:rFonts w:ascii="Garamond" w:eastAsia="Times New Roman" w:hAnsi="Garamond" w:cs="Helvetica"/>
            <w:color w:val="333333"/>
            <w:sz w:val="28"/>
            <w:szCs w:val="27"/>
          </w:rPr>
          <w:t xml:space="preserve"> scalebar = 20 µm).</w:t>
        </w:r>
      </w:ins>
    </w:p>
    <w:p w14:paraId="5AEA601E" w14:textId="77777777" w:rsidR="00F827B7" w:rsidRPr="00C65D14" w:rsidRDefault="00F827B7" w:rsidP="00221325">
      <w:pPr>
        <w:shd w:val="clear" w:color="auto" w:fill="FFFFFF"/>
        <w:spacing w:after="150" w:line="480" w:lineRule="auto"/>
        <w:rPr>
          <w:rFonts w:ascii="Garamond" w:eastAsia="Times New Roman" w:hAnsi="Garamond" w:cs="Helvetica"/>
          <w:color w:val="333333"/>
          <w:sz w:val="28"/>
          <w:szCs w:val="27"/>
        </w:rPr>
      </w:pPr>
    </w:p>
    <w:p w14:paraId="3F0C137E" w14:textId="77777777" w:rsidR="003B74F2" w:rsidRDefault="003B74F2" w:rsidP="00752202">
      <w:pPr>
        <w:shd w:val="clear" w:color="auto" w:fill="FFFFFF"/>
        <w:spacing w:after="150" w:line="480" w:lineRule="auto"/>
        <w:rPr>
          <w:ins w:id="141" w:author="Austin" w:date="2020-03-13T10:51:00Z"/>
          <w:rFonts w:ascii="Garamond" w:eastAsia="Times New Roman" w:hAnsi="Garamond" w:cs="Helvetica"/>
          <w:b/>
          <w:bCs/>
          <w:color w:val="333333"/>
          <w:sz w:val="28"/>
          <w:szCs w:val="27"/>
        </w:rPr>
      </w:pPr>
    </w:p>
    <w:p w14:paraId="44F1BB8F" w14:textId="77777777" w:rsidR="003B74F2" w:rsidRDefault="003B74F2" w:rsidP="00752202">
      <w:pPr>
        <w:shd w:val="clear" w:color="auto" w:fill="FFFFFF"/>
        <w:spacing w:after="150" w:line="480" w:lineRule="auto"/>
        <w:rPr>
          <w:ins w:id="142" w:author="Austin" w:date="2020-03-13T10:51:00Z"/>
          <w:rFonts w:ascii="Garamond" w:eastAsia="Times New Roman" w:hAnsi="Garamond" w:cs="Helvetica"/>
          <w:b/>
          <w:bCs/>
          <w:color w:val="333333"/>
          <w:sz w:val="28"/>
          <w:szCs w:val="27"/>
        </w:rPr>
      </w:pPr>
    </w:p>
    <w:p w14:paraId="29A224F7" w14:textId="77777777" w:rsidR="003B74F2" w:rsidRDefault="003B74F2" w:rsidP="00752202">
      <w:pPr>
        <w:shd w:val="clear" w:color="auto" w:fill="FFFFFF"/>
        <w:spacing w:after="150" w:line="480" w:lineRule="auto"/>
        <w:rPr>
          <w:ins w:id="143" w:author="Austin" w:date="2020-03-13T10:51:00Z"/>
          <w:rFonts w:ascii="Garamond" w:eastAsia="Times New Roman" w:hAnsi="Garamond" w:cs="Helvetica"/>
          <w:b/>
          <w:bCs/>
          <w:color w:val="333333"/>
          <w:sz w:val="28"/>
          <w:szCs w:val="27"/>
        </w:rPr>
      </w:pPr>
    </w:p>
    <w:p w14:paraId="1F58949C" w14:textId="77777777" w:rsidR="003B74F2" w:rsidRDefault="003B74F2" w:rsidP="00752202">
      <w:pPr>
        <w:shd w:val="clear" w:color="auto" w:fill="FFFFFF"/>
        <w:spacing w:after="150" w:line="480" w:lineRule="auto"/>
        <w:rPr>
          <w:ins w:id="144" w:author="Austin" w:date="2020-03-13T10:51:00Z"/>
          <w:rFonts w:ascii="Garamond" w:eastAsia="Times New Roman" w:hAnsi="Garamond" w:cs="Helvetica"/>
          <w:b/>
          <w:bCs/>
          <w:color w:val="333333"/>
          <w:sz w:val="28"/>
          <w:szCs w:val="27"/>
        </w:rPr>
      </w:pPr>
    </w:p>
    <w:p w14:paraId="5AD97380" w14:textId="4C70D2EC"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lastRenderedPageBreak/>
        <w:t>References Cited</w:t>
      </w:r>
    </w:p>
    <w:p w14:paraId="6330E358"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Amrine Jr, J. W.</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1996</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and biological control of multiflora rose, pp. 741–749. </w:t>
      </w:r>
      <w:r w:rsidRPr="001C2EE5">
        <w:rPr>
          <w:rFonts w:ascii="Garamond" w:eastAsia="Times New Roman" w:hAnsi="Garamond" w:cs="Helvetica"/>
          <w:i/>
          <w:iCs/>
          <w:color w:val="333333"/>
          <w:sz w:val="28"/>
          <w:szCs w:val="27"/>
        </w:rPr>
        <w:t>In</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Helle</w:t>
      </w:r>
      <w:proofErr w:type="spellEnd"/>
      <w:r w:rsidRPr="001C2EE5">
        <w:rPr>
          <w:rFonts w:ascii="Garamond" w:eastAsia="Times New Roman" w:hAnsi="Garamond" w:cs="Helvetica"/>
          <w:color w:val="333333"/>
          <w:sz w:val="28"/>
          <w:szCs w:val="27"/>
        </w:rPr>
        <w:t xml:space="preserve">, W., Lundquist, E.E., </w:t>
      </w:r>
      <w:proofErr w:type="spellStart"/>
      <w:r w:rsidRPr="001C2EE5">
        <w:rPr>
          <w:rFonts w:ascii="Garamond" w:eastAsia="Times New Roman" w:hAnsi="Garamond" w:cs="Helvetica"/>
          <w:color w:val="333333"/>
          <w:sz w:val="28"/>
          <w:szCs w:val="27"/>
        </w:rPr>
        <w:t>Sabelis</w:t>
      </w:r>
      <w:proofErr w:type="spellEnd"/>
      <w:r w:rsidRPr="001C2EE5">
        <w:rPr>
          <w:rFonts w:ascii="Garamond" w:eastAsia="Times New Roman" w:hAnsi="Garamond" w:cs="Helvetica"/>
          <w:color w:val="333333"/>
          <w:sz w:val="28"/>
          <w:szCs w:val="27"/>
        </w:rPr>
        <w:t xml:space="preserve">, M.W., Bruin, J. (eds.),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Their Biology, Natural Enemies, and Control, World Crop Pests. Elsevier.</w:t>
      </w:r>
    </w:p>
    <w:p w14:paraId="658E8BBF"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b/>
          <w:bCs/>
          <w:color w:val="333333"/>
          <w:sz w:val="28"/>
          <w:szCs w:val="27"/>
          <w:lang w:val="es-419"/>
        </w:rPr>
        <w:t>Amrine</w:t>
      </w:r>
      <w:proofErr w:type="spellEnd"/>
      <w:r w:rsidRPr="001C2EE5">
        <w:rPr>
          <w:rFonts w:ascii="Garamond" w:eastAsia="Times New Roman" w:hAnsi="Garamond" w:cs="Helvetica"/>
          <w:b/>
          <w:bCs/>
          <w:color w:val="333333"/>
          <w:sz w:val="28"/>
          <w:szCs w:val="27"/>
          <w:lang w:val="es-419"/>
        </w:rPr>
        <w:t xml:space="preserve"> </w:t>
      </w:r>
      <w:proofErr w:type="spellStart"/>
      <w:r w:rsidRPr="001C2EE5">
        <w:rPr>
          <w:rFonts w:ascii="Garamond" w:eastAsia="Times New Roman" w:hAnsi="Garamond" w:cs="Helvetica"/>
          <w:b/>
          <w:bCs/>
          <w:color w:val="333333"/>
          <w:sz w:val="28"/>
          <w:szCs w:val="27"/>
          <w:lang w:val="es-419"/>
        </w:rPr>
        <w:t>Jr</w:t>
      </w:r>
      <w:proofErr w:type="spellEnd"/>
      <w:r w:rsidRPr="001C2EE5">
        <w:rPr>
          <w:rFonts w:ascii="Garamond" w:eastAsia="Times New Roman" w:hAnsi="Garamond" w:cs="Helvetica"/>
          <w:b/>
          <w:bCs/>
          <w:color w:val="333333"/>
          <w:sz w:val="28"/>
          <w:szCs w:val="27"/>
          <w:lang w:val="es-419"/>
        </w:rPr>
        <w:t>, J. W.</w:t>
      </w:r>
      <w:r w:rsidRPr="001C2EE5">
        <w:rPr>
          <w:rFonts w:ascii="Garamond" w:eastAsia="Times New Roman" w:hAnsi="Garamond" w:cs="Helvetica"/>
          <w:color w:val="333333"/>
          <w:sz w:val="28"/>
          <w:szCs w:val="27"/>
          <w:lang w:val="es-419"/>
        </w:rPr>
        <w:t> </w:t>
      </w:r>
      <w:r w:rsidRPr="001C2EE5">
        <w:rPr>
          <w:rFonts w:ascii="Garamond" w:eastAsia="Times New Roman" w:hAnsi="Garamond" w:cs="Helvetica"/>
          <w:b/>
          <w:bCs/>
          <w:color w:val="333333"/>
          <w:sz w:val="28"/>
          <w:szCs w:val="27"/>
          <w:lang w:val="es-419"/>
        </w:rPr>
        <w:t>2002</w:t>
      </w:r>
      <w:r w:rsidRPr="001C2EE5">
        <w:rPr>
          <w:rFonts w:ascii="Garamond" w:eastAsia="Times New Roman" w:hAnsi="Garamond" w:cs="Helvetica"/>
          <w:color w:val="333333"/>
          <w:sz w:val="28"/>
          <w:szCs w:val="27"/>
          <w:lang w:val="es-419"/>
        </w:rPr>
        <w:t>. </w:t>
      </w:r>
      <w:r w:rsidRPr="001C2EE5">
        <w:rPr>
          <w:rFonts w:ascii="Garamond" w:eastAsia="Times New Roman" w:hAnsi="Garamond" w:cs="Helvetica"/>
          <w:i/>
          <w:iCs/>
          <w:color w:val="333333"/>
          <w:sz w:val="28"/>
          <w:szCs w:val="27"/>
          <w:lang w:val="es-419"/>
        </w:rPr>
        <w:t>Rosa multiflora</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color w:val="333333"/>
          <w:sz w:val="28"/>
          <w:szCs w:val="27"/>
        </w:rPr>
        <w:t>Biological control of invasive plants in the Eastern United States. 265–292.</w:t>
      </w:r>
    </w:p>
    <w:p w14:paraId="289403FE"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 xml:space="preserve">Babu, B., H. </w:t>
      </w:r>
      <w:proofErr w:type="spellStart"/>
      <w:r w:rsidRPr="001C2EE5">
        <w:rPr>
          <w:rFonts w:ascii="Garamond" w:eastAsia="Times New Roman" w:hAnsi="Garamond" w:cs="Helvetica"/>
          <w:b/>
          <w:bCs/>
          <w:color w:val="333333"/>
          <w:sz w:val="28"/>
          <w:szCs w:val="27"/>
        </w:rPr>
        <w:t>Dankers</w:t>
      </w:r>
      <w:proofErr w:type="spellEnd"/>
      <w:r w:rsidRPr="001C2EE5">
        <w:rPr>
          <w:rFonts w:ascii="Garamond" w:eastAsia="Times New Roman" w:hAnsi="Garamond" w:cs="Helvetica"/>
          <w:b/>
          <w:bCs/>
          <w:color w:val="333333"/>
          <w:sz w:val="28"/>
          <w:szCs w:val="27"/>
        </w:rPr>
        <w:t>, E. Newberry, C. Baker, T. Schubert, G. Knox, and M.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2014</w:t>
      </w:r>
      <w:r w:rsidRPr="001C2EE5">
        <w:rPr>
          <w:rFonts w:ascii="Garamond" w:eastAsia="Times New Roman" w:hAnsi="Garamond" w:cs="Helvetica"/>
          <w:color w:val="333333"/>
          <w:sz w:val="28"/>
          <w:szCs w:val="27"/>
        </w:rPr>
        <w:t>. First report of rose rosette virus associated with rose rosette disease infecting knockout roses in Florida. Plant Disease. 98: 1449–1449.</w:t>
      </w:r>
    </w:p>
    <w:p w14:paraId="5169E670"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 xml:space="preserve">Babu, B., A. </w:t>
      </w:r>
      <w:proofErr w:type="spellStart"/>
      <w:r w:rsidRPr="001C2EE5">
        <w:rPr>
          <w:rFonts w:ascii="Garamond" w:eastAsia="Times New Roman" w:hAnsi="Garamond" w:cs="Helvetica"/>
          <w:b/>
          <w:bCs/>
          <w:color w:val="333333"/>
          <w:sz w:val="28"/>
          <w:szCs w:val="27"/>
        </w:rPr>
        <w:t>Jeyaprakash</w:t>
      </w:r>
      <w:proofErr w:type="spellEnd"/>
      <w:r w:rsidRPr="001C2EE5">
        <w:rPr>
          <w:rFonts w:ascii="Garamond" w:eastAsia="Times New Roman" w:hAnsi="Garamond" w:cs="Helvetica"/>
          <w:b/>
          <w:bCs/>
          <w:color w:val="333333"/>
          <w:sz w:val="28"/>
          <w:szCs w:val="27"/>
        </w:rPr>
        <w:t xml:space="preserve">, D. Jones, T. S. Schubert, C. Baker, B. K. Washburn, S. H. Miller, K. </w:t>
      </w:r>
      <w:proofErr w:type="spellStart"/>
      <w:r w:rsidRPr="001C2EE5">
        <w:rPr>
          <w:rFonts w:ascii="Garamond" w:eastAsia="Times New Roman" w:hAnsi="Garamond" w:cs="Helvetica"/>
          <w:b/>
          <w:bCs/>
          <w:color w:val="333333"/>
          <w:sz w:val="28"/>
          <w:szCs w:val="27"/>
        </w:rPr>
        <w:t>Poduch</w:t>
      </w:r>
      <w:proofErr w:type="spellEnd"/>
      <w:r w:rsidRPr="001C2EE5">
        <w:rPr>
          <w:rFonts w:ascii="Garamond" w:eastAsia="Times New Roman" w:hAnsi="Garamond" w:cs="Helvetica"/>
          <w:b/>
          <w:bCs/>
          <w:color w:val="333333"/>
          <w:sz w:val="28"/>
          <w:szCs w:val="27"/>
        </w:rPr>
        <w:t>, G. W. Knox, F. M. Ochoa-Corona, and M. L.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2016</w:t>
      </w:r>
      <w:r w:rsidRPr="001C2EE5">
        <w:rPr>
          <w:rFonts w:ascii="Garamond" w:eastAsia="Times New Roman" w:hAnsi="Garamond" w:cs="Helvetica"/>
          <w:color w:val="333333"/>
          <w:sz w:val="28"/>
          <w:szCs w:val="27"/>
        </w:rPr>
        <w:t xml:space="preserve">. Development of a rapid, sensitive TaqMan real-time RT-PCR assay for the detection of rose rosette virus using multiple gene targets. Journal of </w:t>
      </w:r>
      <w:proofErr w:type="spellStart"/>
      <w:r w:rsidRPr="001C2EE5">
        <w:rPr>
          <w:rFonts w:ascii="Garamond" w:eastAsia="Times New Roman" w:hAnsi="Garamond" w:cs="Helvetica"/>
          <w:color w:val="333333"/>
          <w:sz w:val="28"/>
          <w:szCs w:val="27"/>
        </w:rPr>
        <w:t>Virological</w:t>
      </w:r>
      <w:proofErr w:type="spellEnd"/>
      <w:r w:rsidRPr="001C2EE5">
        <w:rPr>
          <w:rFonts w:ascii="Garamond" w:eastAsia="Times New Roman" w:hAnsi="Garamond" w:cs="Helvetica"/>
          <w:color w:val="333333"/>
          <w:sz w:val="28"/>
          <w:szCs w:val="27"/>
        </w:rPr>
        <w:t xml:space="preserve"> Methods. 235: 41–50.</w:t>
      </w:r>
    </w:p>
    <w:p w14:paraId="66BA353F" w14:textId="663C3A05" w:rsidR="004C0B38" w:rsidRDefault="004C0B38" w:rsidP="00752202">
      <w:pPr>
        <w:shd w:val="clear" w:color="auto" w:fill="FFFFFF"/>
        <w:spacing w:after="150" w:line="480" w:lineRule="auto"/>
        <w:rPr>
          <w:ins w:id="145" w:author="Bolton, Sam" w:date="2020-03-13T08:47:00Z"/>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 xml:space="preserve">Babu, B., B. K. Washburn, T. S. </w:t>
      </w:r>
      <w:proofErr w:type="spellStart"/>
      <w:r w:rsidRPr="001C2EE5">
        <w:rPr>
          <w:rFonts w:ascii="Garamond" w:eastAsia="Times New Roman" w:hAnsi="Garamond" w:cs="Helvetica"/>
          <w:b/>
          <w:bCs/>
          <w:color w:val="333333"/>
          <w:sz w:val="28"/>
          <w:szCs w:val="27"/>
        </w:rPr>
        <w:t>Ertek</w:t>
      </w:r>
      <w:proofErr w:type="spellEnd"/>
      <w:r w:rsidRPr="001C2EE5">
        <w:rPr>
          <w:rFonts w:ascii="Garamond" w:eastAsia="Times New Roman" w:hAnsi="Garamond" w:cs="Helvetica"/>
          <w:b/>
          <w:bCs/>
          <w:color w:val="333333"/>
          <w:sz w:val="28"/>
          <w:szCs w:val="27"/>
        </w:rPr>
        <w:t xml:space="preserve">, S. H. Miller, C. B. Riddle, G. W. Knox, F. M. Ochoa-Corona, J. Olson, Y. Z. </w:t>
      </w:r>
      <w:proofErr w:type="spellStart"/>
      <w:r w:rsidRPr="001C2EE5">
        <w:rPr>
          <w:rFonts w:ascii="Garamond" w:eastAsia="Times New Roman" w:hAnsi="Garamond" w:cs="Helvetica"/>
          <w:b/>
          <w:bCs/>
          <w:color w:val="333333"/>
          <w:sz w:val="28"/>
          <w:szCs w:val="27"/>
        </w:rPr>
        <w:t>Katırcıoğlu</w:t>
      </w:r>
      <w:proofErr w:type="spellEnd"/>
      <w:r w:rsidRPr="001C2EE5">
        <w:rPr>
          <w:rFonts w:ascii="Garamond" w:eastAsia="Times New Roman" w:hAnsi="Garamond" w:cs="Helvetica"/>
          <w:b/>
          <w:bCs/>
          <w:color w:val="333333"/>
          <w:sz w:val="28"/>
          <w:szCs w:val="27"/>
        </w:rPr>
        <w:t>, and M. L.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2017</w:t>
      </w:r>
      <w:r w:rsidRPr="001C2EE5">
        <w:rPr>
          <w:rFonts w:ascii="Garamond" w:eastAsia="Times New Roman" w:hAnsi="Garamond" w:cs="Helvetica"/>
          <w:color w:val="333333"/>
          <w:sz w:val="28"/>
          <w:szCs w:val="27"/>
        </w:rPr>
        <w:t xml:space="preserve">. A </w:t>
      </w:r>
      <w:proofErr w:type="gramStart"/>
      <w:r w:rsidRPr="001C2EE5">
        <w:rPr>
          <w:rFonts w:ascii="Garamond" w:eastAsia="Times New Roman" w:hAnsi="Garamond" w:cs="Helvetica"/>
          <w:color w:val="333333"/>
          <w:sz w:val="28"/>
          <w:szCs w:val="27"/>
        </w:rPr>
        <w:t>field based</w:t>
      </w:r>
      <w:proofErr w:type="gramEnd"/>
      <w:r w:rsidRPr="001C2EE5">
        <w:rPr>
          <w:rFonts w:ascii="Garamond" w:eastAsia="Times New Roman" w:hAnsi="Garamond" w:cs="Helvetica"/>
          <w:color w:val="333333"/>
          <w:sz w:val="28"/>
          <w:szCs w:val="27"/>
        </w:rPr>
        <w:t xml:space="preserve"> detection method for rose rosette virus using isothermal probe-based reverse transcription-recombinase polymerase amplification assay. Journal of </w:t>
      </w:r>
      <w:proofErr w:type="spellStart"/>
      <w:r w:rsidRPr="001C2EE5">
        <w:rPr>
          <w:rFonts w:ascii="Garamond" w:eastAsia="Times New Roman" w:hAnsi="Garamond" w:cs="Helvetica"/>
          <w:color w:val="333333"/>
          <w:sz w:val="28"/>
          <w:szCs w:val="27"/>
        </w:rPr>
        <w:t>Virological</w:t>
      </w:r>
      <w:proofErr w:type="spellEnd"/>
      <w:r w:rsidRPr="001C2EE5">
        <w:rPr>
          <w:rFonts w:ascii="Garamond" w:eastAsia="Times New Roman" w:hAnsi="Garamond" w:cs="Helvetica"/>
          <w:color w:val="333333"/>
          <w:sz w:val="28"/>
          <w:szCs w:val="27"/>
        </w:rPr>
        <w:t xml:space="preserve"> Methods. 247: 81–90.</w:t>
      </w:r>
    </w:p>
    <w:p w14:paraId="14651786" w14:textId="77777777" w:rsidR="00897BD8" w:rsidRDefault="00897BD8" w:rsidP="00897BD8">
      <w:pPr>
        <w:pStyle w:val="Default"/>
        <w:rPr>
          <w:ins w:id="146" w:author="Bolton, Sam" w:date="2020-03-13T08:47:00Z"/>
        </w:rPr>
      </w:pPr>
    </w:p>
    <w:p w14:paraId="2F8AB22D" w14:textId="20937B58" w:rsidR="00897BD8" w:rsidRPr="00221325" w:rsidRDefault="00897BD8" w:rsidP="00897BD8">
      <w:pPr>
        <w:shd w:val="clear" w:color="auto" w:fill="FFFFFF"/>
        <w:spacing w:after="150" w:line="480" w:lineRule="auto"/>
        <w:rPr>
          <w:rFonts w:ascii="Times New Roman" w:hAnsi="Times New Roman" w:cs="Times New Roman"/>
          <w:color w:val="355E91"/>
          <w:sz w:val="24"/>
          <w:szCs w:val="24"/>
          <w:lang w:val="es-419"/>
          <w:rPrChange w:id="147" w:author="Austin" w:date="2020-03-13T10:48:00Z">
            <w:rPr>
              <w:rFonts w:ascii="Times New Roman" w:hAnsi="Times New Roman" w:cs="Times New Roman"/>
              <w:color w:val="355E91"/>
              <w:sz w:val="24"/>
              <w:szCs w:val="24"/>
            </w:rPr>
          </w:rPrChange>
        </w:rPr>
      </w:pPr>
      <w:proofErr w:type="spellStart"/>
      <w:ins w:id="148" w:author="Bolton, Sam" w:date="2020-03-13T08:47:00Z">
        <w:r w:rsidRPr="00897BD8">
          <w:rPr>
            <w:rFonts w:ascii="Times New Roman" w:hAnsi="Times New Roman" w:cs="Times New Roman"/>
            <w:sz w:val="24"/>
            <w:szCs w:val="24"/>
          </w:rPr>
          <w:t>Ba</w:t>
        </w:r>
      </w:ins>
      <w:ins w:id="149" w:author="Bolton, Sam" w:date="2020-03-13T08:48:00Z">
        <w:r w:rsidRPr="00897BD8">
          <w:rPr>
            <w:rFonts w:ascii="Times New Roman" w:hAnsi="Times New Roman" w:cs="Times New Roman"/>
            <w:sz w:val="24"/>
            <w:szCs w:val="24"/>
          </w:rPr>
          <w:t>uchan</w:t>
        </w:r>
        <w:proofErr w:type="spellEnd"/>
        <w:r w:rsidRPr="00897BD8">
          <w:rPr>
            <w:rFonts w:ascii="Times New Roman" w:hAnsi="Times New Roman" w:cs="Times New Roman"/>
            <w:sz w:val="24"/>
            <w:szCs w:val="24"/>
          </w:rPr>
          <w:t>, G.B., Otero-</w:t>
        </w:r>
        <w:proofErr w:type="spellStart"/>
        <w:r w:rsidRPr="00897BD8">
          <w:rPr>
            <w:rFonts w:ascii="Times New Roman" w:hAnsi="Times New Roman" w:cs="Times New Roman"/>
            <w:sz w:val="24"/>
            <w:szCs w:val="24"/>
          </w:rPr>
          <w:t>Colina</w:t>
        </w:r>
        <w:proofErr w:type="spellEnd"/>
        <w:r w:rsidRPr="00897BD8">
          <w:rPr>
            <w:rFonts w:ascii="Times New Roman" w:hAnsi="Times New Roman" w:cs="Times New Roman"/>
            <w:sz w:val="24"/>
            <w:szCs w:val="24"/>
          </w:rPr>
          <w:t>, G., Hammond, J.</w:t>
        </w:r>
      </w:ins>
      <w:ins w:id="150" w:author="Bolton, Sam" w:date="2020-03-13T08:49:00Z">
        <w:r w:rsidRPr="00897BD8">
          <w:rPr>
            <w:rFonts w:ascii="Times New Roman" w:hAnsi="Times New Roman" w:cs="Times New Roman"/>
            <w:sz w:val="24"/>
            <w:szCs w:val="24"/>
          </w:rPr>
          <w:t>, and Ochoa, R.</w:t>
        </w:r>
      </w:ins>
      <w:ins w:id="151" w:author="Bolton, Sam" w:date="2020-03-13T08:47:00Z">
        <w:r w:rsidRPr="00897BD8">
          <w:rPr>
            <w:rFonts w:ascii="Times New Roman" w:hAnsi="Times New Roman" w:cs="Times New Roman"/>
            <w:sz w:val="24"/>
            <w:szCs w:val="24"/>
          </w:rPr>
          <w:t xml:space="preserve"> </w:t>
        </w:r>
      </w:ins>
      <w:ins w:id="152" w:author="Bolton, Sam" w:date="2020-03-13T08:49:00Z">
        <w:r w:rsidRPr="00897BD8">
          <w:rPr>
            <w:rFonts w:ascii="Times New Roman" w:hAnsi="Times New Roman" w:cs="Times New Roman"/>
            <w:sz w:val="24"/>
            <w:szCs w:val="24"/>
          </w:rPr>
          <w:t xml:space="preserve">2019. Rose rosette disease: </w:t>
        </w:r>
      </w:ins>
      <w:ins w:id="153" w:author="Bolton, Sam" w:date="2020-03-13T08:50:00Z">
        <w:r w:rsidRPr="00897BD8">
          <w:rPr>
            <w:rFonts w:ascii="Times New Roman" w:hAnsi="Times New Roman" w:cs="Times New Roman"/>
            <w:sz w:val="24"/>
            <w:szCs w:val="24"/>
          </w:rPr>
          <w:t xml:space="preserve">it all started with a small mite. </w:t>
        </w:r>
      </w:ins>
      <w:ins w:id="154" w:author="Bolton, Sam" w:date="2020-03-13T08:53:00Z">
        <w:r w:rsidRPr="00897BD8">
          <w:rPr>
            <w:rFonts w:ascii="Times New Roman" w:hAnsi="Times New Roman" w:cs="Times New Roman"/>
            <w:i/>
            <w:sz w:val="24"/>
            <w:szCs w:val="24"/>
          </w:rPr>
          <w:t>In</w:t>
        </w:r>
        <w:r>
          <w:rPr>
            <w:rFonts w:ascii="Times New Roman" w:hAnsi="Times New Roman" w:cs="Times New Roman"/>
            <w:sz w:val="24"/>
            <w:szCs w:val="24"/>
          </w:rPr>
          <w:t xml:space="preserve"> </w:t>
        </w:r>
      </w:ins>
      <w:ins w:id="155" w:author="Bolton, Sam" w:date="2020-03-13T08:54:00Z">
        <w:r w:rsidRPr="00897BD8">
          <w:rPr>
            <w:rFonts w:ascii="Times New Roman" w:hAnsi="Times New Roman" w:cs="Times New Roman"/>
            <w:color w:val="355E91"/>
            <w:sz w:val="24"/>
            <w:szCs w:val="24"/>
          </w:rPr>
          <w:t xml:space="preserve">F. </w:t>
        </w:r>
        <w:proofErr w:type="spellStart"/>
        <w:r w:rsidRPr="00897BD8">
          <w:rPr>
            <w:rFonts w:ascii="Times New Roman" w:hAnsi="Times New Roman" w:cs="Times New Roman"/>
            <w:color w:val="355E91"/>
            <w:sz w:val="24"/>
            <w:szCs w:val="24"/>
          </w:rPr>
          <w:t>Foucher</w:t>
        </w:r>
        <w:proofErr w:type="spellEnd"/>
        <w:r>
          <w:rPr>
            <w:rFonts w:ascii="Times New Roman" w:hAnsi="Times New Roman" w:cs="Times New Roman"/>
            <w:color w:val="355E91"/>
            <w:sz w:val="24"/>
            <w:szCs w:val="24"/>
          </w:rPr>
          <w:t xml:space="preserve">. (ed.), </w:t>
        </w:r>
      </w:ins>
      <w:ins w:id="156" w:author="Bolton, Sam" w:date="2020-03-13T08:53:00Z">
        <w:r w:rsidRPr="00897BD8">
          <w:rPr>
            <w:rFonts w:ascii="Times New Roman" w:hAnsi="Times New Roman" w:cs="Times New Roman"/>
            <w:color w:val="355E91"/>
            <w:sz w:val="24"/>
            <w:szCs w:val="24"/>
          </w:rPr>
          <w:t>Proc. VII International Symposium on Rose Research and Cultivation</w:t>
        </w:r>
      </w:ins>
      <w:ins w:id="157" w:author="Bolton, Sam" w:date="2020-03-13T08:54:00Z">
        <w:r>
          <w:rPr>
            <w:rFonts w:ascii="Times New Roman" w:hAnsi="Times New Roman" w:cs="Times New Roman"/>
            <w:color w:val="355E91"/>
            <w:sz w:val="24"/>
            <w:szCs w:val="24"/>
          </w:rPr>
          <w:t>.</w:t>
        </w:r>
      </w:ins>
      <w:ins w:id="158" w:author="Bolton, Sam" w:date="2020-03-13T08:53:00Z">
        <w:r w:rsidRPr="00897BD8">
          <w:rPr>
            <w:rFonts w:ascii="Times New Roman" w:hAnsi="Times New Roman" w:cs="Times New Roman"/>
            <w:color w:val="355E91"/>
            <w:sz w:val="24"/>
            <w:szCs w:val="24"/>
          </w:rPr>
          <w:t xml:space="preserve"> </w:t>
        </w:r>
      </w:ins>
      <w:ins w:id="159" w:author="Bolton, Sam" w:date="2020-03-13T08:47:00Z">
        <w:r w:rsidRPr="00221325">
          <w:rPr>
            <w:rFonts w:ascii="Times New Roman" w:hAnsi="Times New Roman" w:cs="Times New Roman"/>
            <w:color w:val="355E91"/>
            <w:sz w:val="24"/>
            <w:szCs w:val="24"/>
            <w:lang w:val="es-419"/>
            <w:rPrChange w:id="160" w:author="Austin" w:date="2020-03-13T10:48:00Z">
              <w:rPr>
                <w:rFonts w:ascii="Times New Roman" w:hAnsi="Times New Roman" w:cs="Times New Roman"/>
                <w:color w:val="355E91"/>
                <w:sz w:val="24"/>
                <w:szCs w:val="24"/>
              </w:rPr>
            </w:rPrChange>
          </w:rPr>
          <w:t xml:space="preserve">Acta </w:t>
        </w:r>
        <w:proofErr w:type="spellStart"/>
        <w:r w:rsidRPr="00221325">
          <w:rPr>
            <w:rFonts w:ascii="Times New Roman" w:hAnsi="Times New Roman" w:cs="Times New Roman"/>
            <w:color w:val="355E91"/>
            <w:sz w:val="24"/>
            <w:szCs w:val="24"/>
            <w:lang w:val="es-419"/>
            <w:rPrChange w:id="161" w:author="Austin" w:date="2020-03-13T10:48:00Z">
              <w:rPr>
                <w:rFonts w:ascii="Times New Roman" w:hAnsi="Times New Roman" w:cs="Times New Roman"/>
                <w:color w:val="355E91"/>
                <w:sz w:val="24"/>
                <w:szCs w:val="24"/>
              </w:rPr>
            </w:rPrChange>
          </w:rPr>
          <w:t>Hortic</w:t>
        </w:r>
        <w:proofErr w:type="spellEnd"/>
        <w:r w:rsidRPr="00221325">
          <w:rPr>
            <w:rFonts w:ascii="Times New Roman" w:hAnsi="Times New Roman" w:cs="Times New Roman"/>
            <w:color w:val="355E91"/>
            <w:sz w:val="24"/>
            <w:szCs w:val="24"/>
            <w:lang w:val="es-419"/>
            <w:rPrChange w:id="162" w:author="Austin" w:date="2020-03-13T10:48:00Z">
              <w:rPr>
                <w:rFonts w:ascii="Times New Roman" w:hAnsi="Times New Roman" w:cs="Times New Roman"/>
                <w:color w:val="355E91"/>
                <w:sz w:val="24"/>
                <w:szCs w:val="24"/>
              </w:rPr>
            </w:rPrChange>
          </w:rPr>
          <w:t xml:space="preserve">. </w:t>
        </w:r>
        <w:r w:rsidRPr="00221325">
          <w:rPr>
            <w:rFonts w:ascii="Times New Roman" w:hAnsi="Times New Roman" w:cs="Times New Roman"/>
            <w:b/>
            <w:color w:val="355E91"/>
            <w:sz w:val="24"/>
            <w:szCs w:val="24"/>
            <w:lang w:val="es-419"/>
            <w:rPrChange w:id="163" w:author="Austin" w:date="2020-03-13T10:48:00Z">
              <w:rPr>
                <w:rFonts w:ascii="Times New Roman" w:hAnsi="Times New Roman" w:cs="Times New Roman"/>
                <w:b/>
                <w:color w:val="355E91"/>
                <w:sz w:val="24"/>
                <w:szCs w:val="24"/>
              </w:rPr>
            </w:rPrChange>
          </w:rPr>
          <w:t>1232</w:t>
        </w:r>
      </w:ins>
      <w:ins w:id="164" w:author="Bolton, Sam" w:date="2020-03-13T08:52:00Z">
        <w:r w:rsidRPr="00221325">
          <w:rPr>
            <w:rFonts w:ascii="Times New Roman" w:hAnsi="Times New Roman" w:cs="Times New Roman"/>
            <w:color w:val="355E91"/>
            <w:sz w:val="24"/>
            <w:szCs w:val="24"/>
            <w:lang w:val="es-419"/>
            <w:rPrChange w:id="165" w:author="Austin" w:date="2020-03-13T10:48:00Z">
              <w:rPr>
                <w:rFonts w:ascii="Times New Roman" w:hAnsi="Times New Roman" w:cs="Times New Roman"/>
                <w:color w:val="355E91"/>
                <w:sz w:val="24"/>
                <w:szCs w:val="24"/>
              </w:rPr>
            </w:rPrChange>
          </w:rPr>
          <w:t xml:space="preserve">, 227-232. </w:t>
        </w:r>
      </w:ins>
    </w:p>
    <w:p w14:paraId="10999492"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221325">
        <w:rPr>
          <w:rFonts w:ascii="Garamond" w:eastAsia="Times New Roman" w:hAnsi="Garamond" w:cs="Helvetica"/>
          <w:b/>
          <w:bCs/>
          <w:color w:val="333333"/>
          <w:sz w:val="28"/>
          <w:szCs w:val="27"/>
          <w:lang w:val="es-419"/>
          <w:rPrChange w:id="166" w:author="Austin" w:date="2020-03-13T10:48:00Z">
            <w:rPr>
              <w:rFonts w:ascii="Garamond" w:eastAsia="Times New Roman" w:hAnsi="Garamond" w:cs="Helvetica"/>
              <w:b/>
              <w:bCs/>
              <w:color w:val="333333"/>
              <w:sz w:val="28"/>
              <w:szCs w:val="27"/>
            </w:rPr>
          </w:rPrChange>
        </w:rPr>
        <w:t>Monfreda</w:t>
      </w:r>
      <w:proofErr w:type="spellEnd"/>
      <w:r w:rsidRPr="00221325">
        <w:rPr>
          <w:rFonts w:ascii="Garamond" w:eastAsia="Times New Roman" w:hAnsi="Garamond" w:cs="Helvetica"/>
          <w:b/>
          <w:bCs/>
          <w:color w:val="333333"/>
          <w:sz w:val="28"/>
          <w:szCs w:val="27"/>
          <w:lang w:val="es-419"/>
          <w:rPrChange w:id="167" w:author="Austin" w:date="2020-03-13T10:48:00Z">
            <w:rPr>
              <w:rFonts w:ascii="Garamond" w:eastAsia="Times New Roman" w:hAnsi="Garamond" w:cs="Helvetica"/>
              <w:b/>
              <w:bCs/>
              <w:color w:val="333333"/>
              <w:sz w:val="28"/>
              <w:szCs w:val="27"/>
            </w:rPr>
          </w:rPrChange>
        </w:rPr>
        <w:t xml:space="preserve">, R., G. </w:t>
      </w:r>
      <w:proofErr w:type="spellStart"/>
      <w:r w:rsidRPr="00221325">
        <w:rPr>
          <w:rFonts w:ascii="Garamond" w:eastAsia="Times New Roman" w:hAnsi="Garamond" w:cs="Helvetica"/>
          <w:b/>
          <w:bCs/>
          <w:color w:val="333333"/>
          <w:sz w:val="28"/>
          <w:szCs w:val="27"/>
          <w:lang w:val="es-419"/>
          <w:rPrChange w:id="168" w:author="Austin" w:date="2020-03-13T10:48:00Z">
            <w:rPr>
              <w:rFonts w:ascii="Garamond" w:eastAsia="Times New Roman" w:hAnsi="Garamond" w:cs="Helvetica"/>
              <w:b/>
              <w:bCs/>
              <w:color w:val="333333"/>
              <w:sz w:val="28"/>
              <w:szCs w:val="27"/>
            </w:rPr>
          </w:rPrChange>
        </w:rPr>
        <w:t>Nuzzaci</w:t>
      </w:r>
      <w:proofErr w:type="spellEnd"/>
      <w:r w:rsidRPr="00221325">
        <w:rPr>
          <w:rFonts w:ascii="Garamond" w:eastAsia="Times New Roman" w:hAnsi="Garamond" w:cs="Helvetica"/>
          <w:b/>
          <w:bCs/>
          <w:color w:val="333333"/>
          <w:sz w:val="28"/>
          <w:szCs w:val="27"/>
          <w:lang w:val="es-419"/>
          <w:rPrChange w:id="169" w:author="Austin" w:date="2020-03-13T10:48:00Z">
            <w:rPr>
              <w:rFonts w:ascii="Garamond" w:eastAsia="Times New Roman" w:hAnsi="Garamond" w:cs="Helvetica"/>
              <w:b/>
              <w:bCs/>
              <w:color w:val="333333"/>
              <w:sz w:val="28"/>
              <w:szCs w:val="27"/>
            </w:rPr>
          </w:rPrChange>
        </w:rPr>
        <w:t>, and E. De Lillo</w:t>
      </w:r>
      <w:r w:rsidRPr="00221325">
        <w:rPr>
          <w:rFonts w:ascii="Garamond" w:eastAsia="Times New Roman" w:hAnsi="Garamond" w:cs="Helvetica"/>
          <w:color w:val="333333"/>
          <w:sz w:val="28"/>
          <w:szCs w:val="27"/>
          <w:lang w:val="es-419"/>
          <w:rPrChange w:id="170" w:author="Austin" w:date="2020-03-13T10:48:00Z">
            <w:rPr>
              <w:rFonts w:ascii="Garamond" w:eastAsia="Times New Roman" w:hAnsi="Garamond" w:cs="Helvetica"/>
              <w:color w:val="333333"/>
              <w:sz w:val="28"/>
              <w:szCs w:val="27"/>
            </w:rPr>
          </w:rPrChange>
        </w:rPr>
        <w:t>. </w:t>
      </w:r>
      <w:r w:rsidRPr="001C2EE5">
        <w:rPr>
          <w:rFonts w:ascii="Garamond" w:eastAsia="Times New Roman" w:hAnsi="Garamond" w:cs="Helvetica"/>
          <w:b/>
          <w:bCs/>
          <w:color w:val="333333"/>
          <w:sz w:val="28"/>
          <w:szCs w:val="27"/>
        </w:rPr>
        <w:t>2007</w:t>
      </w:r>
      <w:r w:rsidRPr="001C2EE5">
        <w:rPr>
          <w:rFonts w:ascii="Garamond" w:eastAsia="Times New Roman" w:hAnsi="Garamond" w:cs="Helvetica"/>
          <w:color w:val="333333"/>
          <w:sz w:val="28"/>
          <w:szCs w:val="27"/>
        </w:rPr>
        <w:t xml:space="preserve">. Detection, extraction, and collection of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w:t>
      </w:r>
      <w:proofErr w:type="spellStart"/>
      <w:r w:rsidRPr="001C2EE5">
        <w:rPr>
          <w:rFonts w:ascii="Garamond" w:eastAsia="Times New Roman" w:hAnsi="Garamond" w:cs="Helvetica"/>
          <w:color w:val="333333"/>
          <w:sz w:val="28"/>
          <w:szCs w:val="27"/>
        </w:rPr>
        <w:t>Zootaxa</w:t>
      </w:r>
      <w:proofErr w:type="spellEnd"/>
      <w:r w:rsidRPr="001C2EE5">
        <w:rPr>
          <w:rFonts w:ascii="Garamond" w:eastAsia="Times New Roman" w:hAnsi="Garamond" w:cs="Helvetica"/>
          <w:color w:val="333333"/>
          <w:sz w:val="28"/>
          <w:szCs w:val="27"/>
        </w:rPr>
        <w:t>. 1662: 35–43.</w:t>
      </w:r>
    </w:p>
    <w:p w14:paraId="6EE560FB"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Oldfield, G. N.</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1996</w:t>
      </w:r>
      <w:r w:rsidRPr="001C2EE5">
        <w:rPr>
          <w:rFonts w:ascii="Garamond" w:eastAsia="Times New Roman" w:hAnsi="Garamond" w:cs="Helvetica"/>
          <w:color w:val="333333"/>
          <w:sz w:val="28"/>
          <w:szCs w:val="27"/>
        </w:rPr>
        <w:t>. Diversity and host plant specificity. </w:t>
      </w:r>
      <w:r w:rsidRPr="001C2EE5">
        <w:rPr>
          <w:rFonts w:ascii="Garamond" w:eastAsia="Times New Roman" w:hAnsi="Garamond" w:cs="Helvetica"/>
          <w:i/>
          <w:iCs/>
          <w:color w:val="333333"/>
          <w:sz w:val="28"/>
          <w:szCs w:val="27"/>
        </w:rPr>
        <w:t>In</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Helle</w:t>
      </w:r>
      <w:proofErr w:type="spellEnd"/>
      <w:r w:rsidRPr="001C2EE5">
        <w:rPr>
          <w:rFonts w:ascii="Garamond" w:eastAsia="Times New Roman" w:hAnsi="Garamond" w:cs="Helvetica"/>
          <w:color w:val="333333"/>
          <w:sz w:val="28"/>
          <w:szCs w:val="27"/>
        </w:rPr>
        <w:t xml:space="preserve">, W., Lundquist, E.E., </w:t>
      </w:r>
      <w:proofErr w:type="spellStart"/>
      <w:r w:rsidRPr="001C2EE5">
        <w:rPr>
          <w:rFonts w:ascii="Garamond" w:eastAsia="Times New Roman" w:hAnsi="Garamond" w:cs="Helvetica"/>
          <w:color w:val="333333"/>
          <w:sz w:val="28"/>
          <w:szCs w:val="27"/>
        </w:rPr>
        <w:t>Sabelis</w:t>
      </w:r>
      <w:proofErr w:type="spellEnd"/>
      <w:r w:rsidRPr="001C2EE5">
        <w:rPr>
          <w:rFonts w:ascii="Garamond" w:eastAsia="Times New Roman" w:hAnsi="Garamond" w:cs="Helvetica"/>
          <w:color w:val="333333"/>
          <w:sz w:val="28"/>
          <w:szCs w:val="27"/>
        </w:rPr>
        <w:t xml:space="preserve">, M.W., Bruin, J. (eds.),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Their Biology, Natural Enemies, and Control, World Crop Pests. Elsevier.</w:t>
      </w:r>
    </w:p>
    <w:p w14:paraId="70C66302"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Otero-</w:t>
      </w:r>
      <w:proofErr w:type="spellStart"/>
      <w:r w:rsidRPr="001C2EE5">
        <w:rPr>
          <w:rFonts w:ascii="Garamond" w:eastAsia="Times New Roman" w:hAnsi="Garamond" w:cs="Helvetica"/>
          <w:b/>
          <w:bCs/>
          <w:color w:val="333333"/>
          <w:sz w:val="28"/>
          <w:szCs w:val="27"/>
        </w:rPr>
        <w:t>Colina</w:t>
      </w:r>
      <w:proofErr w:type="spellEnd"/>
      <w:r w:rsidRPr="001C2EE5">
        <w:rPr>
          <w:rFonts w:ascii="Garamond" w:eastAsia="Times New Roman" w:hAnsi="Garamond" w:cs="Helvetica"/>
          <w:b/>
          <w:bCs/>
          <w:color w:val="333333"/>
          <w:sz w:val="28"/>
          <w:szCs w:val="27"/>
        </w:rPr>
        <w:t>, G., R. Ochoa, J. W. Amrine Jr, J. Hammond, R. Jordan, and G. R. Bauchan</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2018</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found on healthy and rose rosette diseased roses in the United States. Journal of Environmental Horticulture. 36: 146–153.</w:t>
      </w:r>
    </w:p>
    <w:p w14:paraId="05D13E3D"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b/>
          <w:bCs/>
          <w:color w:val="333333"/>
          <w:sz w:val="28"/>
          <w:szCs w:val="27"/>
        </w:rPr>
        <w:t>Skoracka</w:t>
      </w:r>
      <w:proofErr w:type="spellEnd"/>
      <w:r w:rsidRPr="001C2EE5">
        <w:rPr>
          <w:rFonts w:ascii="Garamond" w:eastAsia="Times New Roman" w:hAnsi="Garamond" w:cs="Helvetica"/>
          <w:b/>
          <w:bCs/>
          <w:color w:val="333333"/>
          <w:sz w:val="28"/>
          <w:szCs w:val="27"/>
        </w:rPr>
        <w:t xml:space="preserve">, A., L. Smith, G. Oldfield, M. </w:t>
      </w:r>
      <w:proofErr w:type="spellStart"/>
      <w:r w:rsidRPr="001C2EE5">
        <w:rPr>
          <w:rFonts w:ascii="Garamond" w:eastAsia="Times New Roman" w:hAnsi="Garamond" w:cs="Helvetica"/>
          <w:b/>
          <w:bCs/>
          <w:color w:val="333333"/>
          <w:sz w:val="28"/>
          <w:szCs w:val="27"/>
        </w:rPr>
        <w:t>Cristofaro</w:t>
      </w:r>
      <w:proofErr w:type="spellEnd"/>
      <w:r w:rsidRPr="001C2EE5">
        <w:rPr>
          <w:rFonts w:ascii="Garamond" w:eastAsia="Times New Roman" w:hAnsi="Garamond" w:cs="Helvetica"/>
          <w:b/>
          <w:bCs/>
          <w:color w:val="333333"/>
          <w:sz w:val="28"/>
          <w:szCs w:val="27"/>
        </w:rPr>
        <w:t>, and J. W. Amrine</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2009</w:t>
      </w:r>
      <w:r w:rsidRPr="001C2EE5">
        <w:rPr>
          <w:rFonts w:ascii="Garamond" w:eastAsia="Times New Roman" w:hAnsi="Garamond" w:cs="Helvetica"/>
          <w:color w:val="333333"/>
          <w:sz w:val="28"/>
          <w:szCs w:val="27"/>
        </w:rPr>
        <w:t xml:space="preserve">. Host-plant specificity and specialization in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and their importance for the use of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as biocontrol agents of weeds. Experimental and Applied Acarology. 51: 93–113.</w:t>
      </w:r>
    </w:p>
    <w:p w14:paraId="6980C3FA" w14:textId="77777777" w:rsidR="00F70F82" w:rsidRPr="001C2EE5" w:rsidRDefault="00D91EB2" w:rsidP="00752202">
      <w:pPr>
        <w:spacing w:line="480" w:lineRule="auto"/>
        <w:rPr>
          <w:rFonts w:ascii="Garamond" w:hAnsi="Garamond"/>
          <w:sz w:val="32"/>
          <w:szCs w:val="32"/>
        </w:rPr>
      </w:pPr>
    </w:p>
    <w:sectPr w:rsidR="00F70F82" w:rsidRPr="001C2E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lton, Sam" w:date="2020-03-13T09:22:00Z" w:initials="BS">
    <w:p w14:paraId="46E18292" w14:textId="624B2D87" w:rsidR="00EF5CA5" w:rsidRDefault="00EF5CA5">
      <w:pPr>
        <w:pStyle w:val="CommentText"/>
      </w:pPr>
      <w:r>
        <w:rPr>
          <w:rStyle w:val="CommentReference"/>
        </w:rPr>
        <w:annotationRef/>
      </w:r>
      <w:r>
        <w:t>Disease is used three times in this sentence.</w:t>
      </w:r>
    </w:p>
  </w:comment>
  <w:comment w:id="11" w:author="Bolton, Sam" w:date="2020-03-13T09:42:00Z" w:initials="BS">
    <w:p w14:paraId="020595F5" w14:textId="1EF93EB0" w:rsidR="00E7682B" w:rsidRDefault="00E7682B">
      <w:pPr>
        <w:pStyle w:val="CommentText"/>
      </w:pPr>
      <w:r>
        <w:rPr>
          <w:rStyle w:val="CommentReference"/>
        </w:rPr>
        <w:annotationRef/>
      </w:r>
      <w:r>
        <w:t xml:space="preserve">I recommend adding this image (see new figure) because the </w:t>
      </w:r>
      <w:proofErr w:type="spellStart"/>
      <w:r>
        <w:t>prodorsal</w:t>
      </w:r>
      <w:proofErr w:type="spellEnd"/>
      <w:r>
        <w:t xml:space="preserve"> shield eliminates any doubt about the identity of the mite. Far better than citing sources or keys. Indeed, keys are almost never used to identify to species for this group.</w:t>
      </w:r>
    </w:p>
  </w:comment>
  <w:comment w:id="50" w:author="Bolton, Sam" w:date="2020-03-13T10:05:00Z" w:initials="BS">
    <w:p w14:paraId="162058A2" w14:textId="135ECE49" w:rsidR="007F42BB" w:rsidRDefault="007F42BB">
      <w:pPr>
        <w:pStyle w:val="CommentText"/>
      </w:pPr>
      <w:r>
        <w:rPr>
          <w:rStyle w:val="CommentReference"/>
        </w:rPr>
        <w:annotationRef/>
      </w:r>
      <w:r>
        <w:t>This acknowledgment is a requirement that would otherwise have been added through internal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E18292" w15:done="0"/>
  <w15:commentEx w15:paraId="020595F5" w15:done="0"/>
  <w15:commentEx w15:paraId="162058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E18292" w16cid:durableId="2215CF4D"/>
  <w16cid:commentId w16cid:paraId="020595F5" w16cid:durableId="2215D416"/>
  <w16cid:commentId w16cid:paraId="162058A2" w16cid:durableId="2215D9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CA38F" w14:textId="77777777" w:rsidR="00156DE2" w:rsidRDefault="00156DE2" w:rsidP="004C0B38">
      <w:pPr>
        <w:spacing w:after="0" w:line="240" w:lineRule="auto"/>
      </w:pPr>
      <w:r>
        <w:separator/>
      </w:r>
    </w:p>
  </w:endnote>
  <w:endnote w:type="continuationSeparator" w:id="0">
    <w:p w14:paraId="2CF7B38F" w14:textId="77777777" w:rsidR="00156DE2" w:rsidRDefault="00156DE2"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B6C5A" w14:textId="77777777" w:rsidR="00156DE2" w:rsidRDefault="00156DE2" w:rsidP="004C0B38">
      <w:pPr>
        <w:spacing w:after="0" w:line="240" w:lineRule="auto"/>
      </w:pPr>
      <w:r>
        <w:separator/>
      </w:r>
    </w:p>
  </w:footnote>
  <w:footnote w:type="continuationSeparator" w:id="0">
    <w:p w14:paraId="0F4E8CF1" w14:textId="77777777" w:rsidR="00156DE2" w:rsidRDefault="00156DE2"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ton, Sam">
    <w15:presenceInfo w15:providerId="AD" w15:userId="S-1-5-21-663885992-1660713925-965413785-110296"/>
  </w15:person>
  <w15:person w15:author="Austin">
    <w15:presenceInfo w15:providerId="None" w15:userId="Aus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38"/>
    <w:rsid w:val="000438AA"/>
    <w:rsid w:val="00046708"/>
    <w:rsid w:val="00105CBB"/>
    <w:rsid w:val="0013019C"/>
    <w:rsid w:val="00156DE2"/>
    <w:rsid w:val="001C2EE5"/>
    <w:rsid w:val="00221325"/>
    <w:rsid w:val="0022436A"/>
    <w:rsid w:val="00224988"/>
    <w:rsid w:val="002622B9"/>
    <w:rsid w:val="002951AB"/>
    <w:rsid w:val="002C300D"/>
    <w:rsid w:val="00382A25"/>
    <w:rsid w:val="003841B1"/>
    <w:rsid w:val="003B74F2"/>
    <w:rsid w:val="00411081"/>
    <w:rsid w:val="0043102D"/>
    <w:rsid w:val="004B062B"/>
    <w:rsid w:val="004B6529"/>
    <w:rsid w:val="004C0B38"/>
    <w:rsid w:val="00522A23"/>
    <w:rsid w:val="00551623"/>
    <w:rsid w:val="005558DA"/>
    <w:rsid w:val="005730B4"/>
    <w:rsid w:val="00705B0A"/>
    <w:rsid w:val="00735D15"/>
    <w:rsid w:val="00752202"/>
    <w:rsid w:val="00776E21"/>
    <w:rsid w:val="007944EF"/>
    <w:rsid w:val="007D00C3"/>
    <w:rsid w:val="007F14DE"/>
    <w:rsid w:val="007F42BB"/>
    <w:rsid w:val="00897BD8"/>
    <w:rsid w:val="009119D2"/>
    <w:rsid w:val="00942F1C"/>
    <w:rsid w:val="009758D9"/>
    <w:rsid w:val="00986EC7"/>
    <w:rsid w:val="00A04C98"/>
    <w:rsid w:val="00AA603E"/>
    <w:rsid w:val="00AD1AED"/>
    <w:rsid w:val="00AE5056"/>
    <w:rsid w:val="00B67160"/>
    <w:rsid w:val="00BD5204"/>
    <w:rsid w:val="00C65D14"/>
    <w:rsid w:val="00D3599C"/>
    <w:rsid w:val="00D55C3A"/>
    <w:rsid w:val="00D65841"/>
    <w:rsid w:val="00D8151F"/>
    <w:rsid w:val="00D91EB2"/>
    <w:rsid w:val="00D967D8"/>
    <w:rsid w:val="00E31FCE"/>
    <w:rsid w:val="00E7682B"/>
    <w:rsid w:val="00E86969"/>
    <w:rsid w:val="00EF5CA5"/>
    <w:rsid w:val="00F022B8"/>
    <w:rsid w:val="00F45EF2"/>
    <w:rsid w:val="00F827B7"/>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semiHidden/>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jpe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C97D92-C476-4877-AF4C-A5B1A75E3E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10</Pages>
  <Words>1649</Words>
  <Characters>9402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Austin Fife</cp:lastModifiedBy>
  <cp:revision>34</cp:revision>
  <dcterms:created xsi:type="dcterms:W3CDTF">2020-03-12T23:56:00Z</dcterms:created>
  <dcterms:modified xsi:type="dcterms:W3CDTF">2020-03-13T14:56:00Z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ies>
</file>