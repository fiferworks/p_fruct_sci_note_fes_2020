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B34C7" w14:textId="19718F44"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u w:val="single"/>
        </w:rPr>
        <w:t>Running head:</w:t>
      </w:r>
      <w:r w:rsidRPr="00CB169A">
        <w:rPr>
          <w:rFonts w:ascii="Times New Roman" w:eastAsia="Times New Roman" w:hAnsi="Times New Roman" w:cs="Times New Roman"/>
          <w:color w:val="333333"/>
          <w:sz w:val="24"/>
          <w:szCs w:val="24"/>
        </w:rPr>
        <w:br/>
        <w:t>Scientific Notes</w:t>
      </w:r>
    </w:p>
    <w:p w14:paraId="51C4C15C" w14:textId="7777777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u w:val="single"/>
        </w:rPr>
        <w:t>Membership status:</w:t>
      </w:r>
      <w:r w:rsidRPr="00CB169A">
        <w:rPr>
          <w:rFonts w:ascii="Times New Roman" w:eastAsia="Times New Roman" w:hAnsi="Times New Roman" w:cs="Times New Roman"/>
          <w:color w:val="333333"/>
          <w:sz w:val="24"/>
          <w:szCs w:val="24"/>
        </w:rPr>
        <w:br/>
        <w:t>Member Xavier Martini (ID 1588)</w:t>
      </w:r>
    </w:p>
    <w:p w14:paraId="043AC50F" w14:textId="0752CC9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u w:val="single"/>
        </w:rPr>
        <w:t>Billing contact:</w:t>
      </w:r>
      <w:r w:rsidRPr="00CB169A">
        <w:rPr>
          <w:rFonts w:ascii="Times New Roman" w:eastAsia="Times New Roman" w:hAnsi="Times New Roman" w:cs="Times New Roman"/>
          <w:color w:val="333333"/>
          <w:sz w:val="24"/>
          <w:szCs w:val="24"/>
        </w:rPr>
        <w:br/>
        <w:t>Xavier Martini The University of Florida - North Florida Research and Education Center</w:t>
      </w:r>
      <w:r w:rsidRPr="00CB169A">
        <w:rPr>
          <w:rFonts w:ascii="Times New Roman" w:eastAsia="Times New Roman" w:hAnsi="Times New Roman" w:cs="Times New Roman"/>
          <w:color w:val="333333"/>
          <w:sz w:val="24"/>
          <w:szCs w:val="24"/>
        </w:rPr>
        <w:br/>
        <w:t>155 Research Road</w:t>
      </w:r>
      <w:r w:rsidRPr="00CB169A">
        <w:rPr>
          <w:rFonts w:ascii="Times New Roman" w:eastAsia="Times New Roman" w:hAnsi="Times New Roman" w:cs="Times New Roman"/>
          <w:color w:val="333333"/>
          <w:sz w:val="24"/>
          <w:szCs w:val="24"/>
        </w:rPr>
        <w:br/>
        <w:t xml:space="preserve">Quincy, </w:t>
      </w:r>
      <w:r w:rsidR="00F04BB4" w:rsidRPr="00CB169A">
        <w:rPr>
          <w:rFonts w:ascii="Times New Roman" w:eastAsia="Times New Roman" w:hAnsi="Times New Roman" w:cs="Times New Roman"/>
          <w:color w:val="333333"/>
          <w:sz w:val="24"/>
          <w:szCs w:val="24"/>
        </w:rPr>
        <w:t xml:space="preserve">FL, </w:t>
      </w:r>
      <w:r w:rsidRPr="00CB169A">
        <w:rPr>
          <w:rFonts w:ascii="Times New Roman" w:eastAsia="Times New Roman" w:hAnsi="Times New Roman" w:cs="Times New Roman"/>
          <w:color w:val="333333"/>
          <w:sz w:val="24"/>
          <w:szCs w:val="24"/>
        </w:rPr>
        <w:t>32351, USA</w:t>
      </w:r>
      <w:r w:rsidRPr="00CB169A">
        <w:rPr>
          <w:rFonts w:ascii="Times New Roman" w:eastAsia="Times New Roman" w:hAnsi="Times New Roman" w:cs="Times New Roman"/>
          <w:color w:val="333333"/>
          <w:sz w:val="24"/>
          <w:szCs w:val="24"/>
        </w:rPr>
        <w:br/>
        <w:t>Phone: +01 (850) 875-7160</w:t>
      </w:r>
      <w:r w:rsidRPr="00CB169A">
        <w:rPr>
          <w:rFonts w:ascii="Times New Roman" w:eastAsia="Times New Roman" w:hAnsi="Times New Roman" w:cs="Times New Roman"/>
          <w:color w:val="333333"/>
          <w:sz w:val="24"/>
          <w:szCs w:val="24"/>
        </w:rPr>
        <w:br/>
        <w:t>E-mail: xmartini@ufl.edu</w:t>
      </w:r>
      <w:r w:rsidRPr="00CB169A">
        <w:rPr>
          <w:rFonts w:ascii="Times New Roman" w:eastAsia="Times New Roman" w:hAnsi="Times New Roman" w:cs="Times New Roman"/>
          <w:color w:val="333333"/>
          <w:sz w:val="24"/>
          <w:szCs w:val="24"/>
        </w:rPr>
        <w:br/>
        <w:t>Include any information (reference number, tax ID, etc.) that you need included on the invoice</w:t>
      </w:r>
    </w:p>
    <w:p w14:paraId="6A2CC59E" w14:textId="395F3299" w:rsidR="008D4171" w:rsidRPr="00CB169A" w:rsidRDefault="008D4171"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First report of </w:t>
      </w:r>
      <w:r w:rsidRPr="00CB169A">
        <w:rPr>
          <w:rFonts w:ascii="Times New Roman" w:eastAsia="Times New Roman" w:hAnsi="Times New Roman" w:cs="Times New Roman"/>
          <w:b/>
          <w:bCs/>
          <w:i/>
          <w:iCs/>
          <w:color w:val="333333"/>
          <w:sz w:val="24"/>
          <w:szCs w:val="24"/>
        </w:rPr>
        <w:t>Phyllocoptes fructiphilus</w:t>
      </w:r>
      <w:r w:rsidRPr="00CB169A">
        <w:rPr>
          <w:rFonts w:ascii="Times New Roman" w:eastAsia="Times New Roman" w:hAnsi="Times New Roman" w:cs="Times New Roman"/>
          <w:b/>
          <w:bCs/>
          <w:color w:val="333333"/>
          <w:sz w:val="24"/>
          <w:szCs w:val="24"/>
        </w:rPr>
        <w:t> </w:t>
      </w:r>
      <w:proofErr w:type="spellStart"/>
      <w:r w:rsidRPr="00CB169A">
        <w:rPr>
          <w:rFonts w:ascii="Times New Roman" w:eastAsia="Times New Roman" w:hAnsi="Times New Roman" w:cs="Times New Roman"/>
          <w:b/>
          <w:bCs/>
          <w:color w:val="333333"/>
          <w:sz w:val="24"/>
          <w:szCs w:val="24"/>
        </w:rPr>
        <w:t>Keifer</w:t>
      </w:r>
      <w:proofErr w:type="spellEnd"/>
      <w:r w:rsidRPr="00CB169A">
        <w:rPr>
          <w:rFonts w:ascii="Times New Roman" w:eastAsia="Times New Roman" w:hAnsi="Times New Roman" w:cs="Times New Roman"/>
          <w:b/>
          <w:bCs/>
          <w:color w:val="333333"/>
          <w:sz w:val="24"/>
          <w:szCs w:val="24"/>
        </w:rPr>
        <w:t xml:space="preserve">, the vector of the </w:t>
      </w:r>
      <w:r w:rsidRPr="003F3B80">
        <w:rPr>
          <w:rFonts w:ascii="Times New Roman" w:eastAsia="Times New Roman" w:hAnsi="Times New Roman" w:cs="Times New Roman"/>
          <w:b/>
          <w:bCs/>
          <w:i/>
          <w:iCs/>
          <w:color w:val="333333"/>
          <w:sz w:val="24"/>
          <w:szCs w:val="24"/>
        </w:rPr>
        <w:t>Rose Rosette Virus</w:t>
      </w:r>
      <w:r w:rsidRPr="00CB169A">
        <w:rPr>
          <w:rFonts w:ascii="Times New Roman" w:eastAsia="Times New Roman" w:hAnsi="Times New Roman" w:cs="Times New Roman"/>
          <w:b/>
          <w:bCs/>
          <w:color w:val="333333"/>
          <w:sz w:val="24"/>
          <w:szCs w:val="24"/>
        </w:rPr>
        <w:t>, in Florida</w:t>
      </w:r>
    </w:p>
    <w:p w14:paraId="5A7E717B" w14:textId="68D44AAC"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Austin </w:t>
      </w:r>
      <w:r w:rsidRPr="00CB169A">
        <w:rPr>
          <w:rFonts w:ascii="Times New Roman" w:eastAsia="Times New Roman" w:hAnsi="Times New Roman" w:cs="Times New Roman"/>
          <w:b/>
          <w:bCs/>
          <w:color w:val="333333"/>
          <w:sz w:val="24"/>
          <w:szCs w:val="24"/>
        </w:rPr>
        <w:t>Fife</w:t>
      </w:r>
      <w:r w:rsidRPr="00CB169A">
        <w:rPr>
          <w:rFonts w:ascii="Times New Roman" w:eastAsia="Times New Roman" w:hAnsi="Times New Roman" w:cs="Times New Roman"/>
          <w:color w:val="333333"/>
          <w:sz w:val="24"/>
          <w:szCs w:val="24"/>
          <w:vertAlign w:val="superscript"/>
        </w:rPr>
        <w:t>1</w:t>
      </w:r>
      <w:r w:rsidRPr="00CB169A">
        <w:rPr>
          <w:rFonts w:ascii="Times New Roman" w:eastAsia="Times New Roman" w:hAnsi="Times New Roman" w:cs="Times New Roman"/>
          <w:color w:val="333333"/>
          <w:sz w:val="24"/>
          <w:szCs w:val="24"/>
        </w:rPr>
        <w:t>, Sam</w:t>
      </w:r>
      <w:r w:rsidR="003841B1" w:rsidRPr="00CB169A">
        <w:rPr>
          <w:rFonts w:ascii="Times New Roman" w:eastAsia="Times New Roman" w:hAnsi="Times New Roman" w:cs="Times New Roman"/>
          <w:color w:val="333333"/>
          <w:sz w:val="24"/>
          <w:szCs w:val="24"/>
        </w:rPr>
        <w:t>uel</w:t>
      </w:r>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b/>
          <w:bCs/>
          <w:color w:val="333333"/>
          <w:sz w:val="24"/>
          <w:szCs w:val="24"/>
        </w:rPr>
        <w:t>Bolton</w:t>
      </w:r>
      <w:r w:rsidRPr="00CB169A">
        <w:rPr>
          <w:rFonts w:ascii="Times New Roman" w:eastAsia="Times New Roman" w:hAnsi="Times New Roman" w:cs="Times New Roman"/>
          <w:color w:val="333333"/>
          <w:sz w:val="24"/>
          <w:szCs w:val="24"/>
          <w:vertAlign w:val="superscript"/>
        </w:rPr>
        <w:t>2</w:t>
      </w:r>
      <w:r w:rsidRPr="00CB169A">
        <w:rPr>
          <w:rFonts w:ascii="Times New Roman" w:eastAsia="Times New Roman" w:hAnsi="Times New Roman" w:cs="Times New Roman"/>
          <w:color w:val="333333"/>
          <w:sz w:val="24"/>
          <w:szCs w:val="24"/>
        </w:rPr>
        <w:t xml:space="preserve">, </w:t>
      </w:r>
      <w:r w:rsidR="00E20012">
        <w:rPr>
          <w:rFonts w:ascii="Times New Roman" w:eastAsia="Times New Roman" w:hAnsi="Times New Roman" w:cs="Times New Roman"/>
          <w:color w:val="333333"/>
          <w:sz w:val="24"/>
          <w:szCs w:val="24"/>
        </w:rPr>
        <w:t xml:space="preserve">Jessica L. </w:t>
      </w:r>
      <w:r w:rsidR="00E20012">
        <w:rPr>
          <w:rFonts w:ascii="Times New Roman" w:eastAsia="Times New Roman" w:hAnsi="Times New Roman" w:cs="Times New Roman"/>
          <w:b/>
          <w:bCs/>
          <w:color w:val="333333"/>
          <w:sz w:val="24"/>
          <w:szCs w:val="24"/>
        </w:rPr>
        <w:t>Griesheimer</w:t>
      </w:r>
      <w:r w:rsidR="00E20012">
        <w:rPr>
          <w:rFonts w:ascii="Times New Roman" w:eastAsia="Times New Roman" w:hAnsi="Times New Roman" w:cs="Times New Roman"/>
          <w:b/>
          <w:bCs/>
          <w:color w:val="333333"/>
          <w:sz w:val="24"/>
          <w:szCs w:val="24"/>
          <w:vertAlign w:val="superscript"/>
        </w:rPr>
        <w:t>1</w:t>
      </w:r>
      <w:r w:rsidR="00E20012">
        <w:rPr>
          <w:rFonts w:ascii="Times New Roman" w:eastAsia="Times New Roman" w:hAnsi="Times New Roman" w:cs="Times New Roman"/>
          <w:b/>
          <w:bCs/>
          <w:color w:val="333333"/>
          <w:sz w:val="24"/>
          <w:szCs w:val="24"/>
        </w:rPr>
        <w:t>,</w:t>
      </w:r>
      <w:del w:id="0" w:author="Fife,Austin N" w:date="2020-05-14T11:47:00Z">
        <w:r w:rsidR="00E20012" w:rsidDel="00E24B18">
          <w:rPr>
            <w:rFonts w:ascii="Times New Roman" w:eastAsia="Times New Roman" w:hAnsi="Times New Roman" w:cs="Times New Roman"/>
            <w:color w:val="333333"/>
            <w:sz w:val="24"/>
            <w:szCs w:val="24"/>
          </w:rPr>
          <w:delText xml:space="preserve"> </w:delText>
        </w:r>
      </w:del>
      <w:r w:rsidR="00E20012">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Mathews </w:t>
      </w:r>
      <w:r w:rsidRPr="00CB169A">
        <w:rPr>
          <w:rFonts w:ascii="Times New Roman" w:eastAsia="Times New Roman" w:hAnsi="Times New Roman" w:cs="Times New Roman"/>
          <w:b/>
          <w:bCs/>
          <w:color w:val="333333"/>
          <w:sz w:val="24"/>
          <w:szCs w:val="24"/>
        </w:rPr>
        <w:t>Paret</w:t>
      </w:r>
      <w:r w:rsidRPr="00CB169A">
        <w:rPr>
          <w:rFonts w:ascii="Times New Roman" w:eastAsia="Times New Roman" w:hAnsi="Times New Roman" w:cs="Times New Roman"/>
          <w:color w:val="333333"/>
          <w:sz w:val="24"/>
          <w:szCs w:val="24"/>
          <w:vertAlign w:val="superscript"/>
        </w:rPr>
        <w:t>3</w:t>
      </w:r>
      <w:r w:rsidRPr="00CB169A">
        <w:rPr>
          <w:rFonts w:ascii="Times New Roman" w:eastAsia="Times New Roman" w:hAnsi="Times New Roman" w:cs="Times New Roman"/>
          <w:color w:val="333333"/>
          <w:sz w:val="24"/>
          <w:szCs w:val="24"/>
        </w:rPr>
        <w:t>, and Xavier </w:t>
      </w:r>
      <w:r w:rsidRPr="00CB169A">
        <w:rPr>
          <w:rFonts w:ascii="Times New Roman" w:eastAsia="Times New Roman" w:hAnsi="Times New Roman" w:cs="Times New Roman"/>
          <w:b/>
          <w:bCs/>
          <w:color w:val="333333"/>
          <w:sz w:val="24"/>
          <w:szCs w:val="24"/>
        </w:rPr>
        <w:t>Martini</w:t>
      </w:r>
      <w:r w:rsidR="00E20012">
        <w:rPr>
          <w:rFonts w:ascii="Times New Roman" w:eastAsia="Times New Roman" w:hAnsi="Times New Roman" w:cs="Times New Roman"/>
          <w:color w:val="333333"/>
          <w:sz w:val="24"/>
          <w:szCs w:val="24"/>
          <w:vertAlign w:val="superscript"/>
        </w:rPr>
        <w:t>1</w:t>
      </w:r>
      <w:r w:rsidR="003924BF" w:rsidRPr="00CB169A">
        <w:rPr>
          <w:rFonts w:ascii="Times New Roman" w:eastAsia="Times New Roman" w:hAnsi="Times New Roman" w:cs="Times New Roman"/>
          <w:color w:val="333333"/>
          <w:sz w:val="24"/>
          <w:szCs w:val="24"/>
        </w:rPr>
        <w:t>*</w:t>
      </w:r>
    </w:p>
    <w:p w14:paraId="53CAD3C8" w14:textId="537C65EF" w:rsidR="00E20012" w:rsidRPr="00E20012" w:rsidRDefault="004C0B38" w:rsidP="00E20012">
      <w:pPr>
        <w:spacing w:before="150"/>
        <w:ind w:right="150"/>
        <w:textAlignment w:val="center"/>
        <w:rPr>
          <w:rFonts w:ascii="Segoe UI" w:eastAsia="Times New Roman" w:hAnsi="Segoe UI" w:cs="Segoe UI"/>
          <w:color w:val="0072C6"/>
          <w:sz w:val="18"/>
          <w:szCs w:val="18"/>
          <w:shd w:val="clear" w:color="auto" w:fill="F4F4F4"/>
        </w:rPr>
      </w:pPr>
      <w:r w:rsidRPr="00CB169A">
        <w:rPr>
          <w:rFonts w:ascii="Times New Roman" w:eastAsia="Times New Roman" w:hAnsi="Times New Roman" w:cs="Times New Roman"/>
          <w:color w:val="333333"/>
          <w:sz w:val="24"/>
          <w:szCs w:val="24"/>
          <w:vertAlign w:val="superscript"/>
        </w:rPr>
        <w:t>1</w:t>
      </w:r>
      <w:r w:rsidRPr="00CB169A">
        <w:rPr>
          <w:rFonts w:ascii="Times New Roman" w:eastAsia="Times New Roman" w:hAnsi="Times New Roman" w:cs="Times New Roman"/>
          <w:color w:val="333333"/>
          <w:sz w:val="24"/>
          <w:szCs w:val="24"/>
        </w:rPr>
        <w:t xml:space="preserve"> University of Florida, Department of Entomology and Nematology, </w:t>
      </w:r>
      <w:r w:rsidR="003924BF" w:rsidRPr="00CB169A">
        <w:rPr>
          <w:rFonts w:ascii="Times New Roman" w:eastAsia="Times New Roman" w:hAnsi="Times New Roman" w:cs="Times New Roman"/>
          <w:color w:val="333333"/>
          <w:sz w:val="24"/>
          <w:szCs w:val="24"/>
        </w:rPr>
        <w:t>North Florida Research and Education Center</w:t>
      </w:r>
      <w:r w:rsidRPr="00CB169A">
        <w:rPr>
          <w:rFonts w:ascii="Times New Roman" w:eastAsia="Times New Roman" w:hAnsi="Times New Roman" w:cs="Times New Roman"/>
          <w:color w:val="333333"/>
          <w:sz w:val="24"/>
          <w:szCs w:val="24"/>
        </w:rPr>
        <w:t xml:space="preserve">, </w:t>
      </w:r>
      <w:r w:rsidR="003924BF" w:rsidRPr="00CB169A">
        <w:rPr>
          <w:rFonts w:ascii="Times New Roman" w:eastAsia="Times New Roman" w:hAnsi="Times New Roman" w:cs="Times New Roman"/>
          <w:color w:val="333333"/>
          <w:sz w:val="24"/>
          <w:szCs w:val="24"/>
        </w:rPr>
        <w:t xml:space="preserve">Quincy, </w:t>
      </w:r>
      <w:r w:rsidRPr="00CB169A">
        <w:rPr>
          <w:rFonts w:ascii="Times New Roman" w:eastAsia="Times New Roman" w:hAnsi="Times New Roman" w:cs="Times New Roman"/>
          <w:color w:val="333333"/>
          <w:sz w:val="24"/>
          <w:szCs w:val="24"/>
        </w:rPr>
        <w:t>F</w:t>
      </w:r>
      <w:r w:rsidR="003924BF" w:rsidRPr="00CB169A">
        <w:rPr>
          <w:rFonts w:ascii="Times New Roman" w:eastAsia="Times New Roman" w:hAnsi="Times New Roman" w:cs="Times New Roman"/>
          <w:color w:val="333333"/>
          <w:sz w:val="24"/>
          <w:szCs w:val="24"/>
        </w:rPr>
        <w:t>L,</w:t>
      </w:r>
      <w:r w:rsidRPr="00CB169A">
        <w:rPr>
          <w:rFonts w:ascii="Times New Roman" w:eastAsia="Times New Roman" w:hAnsi="Times New Roman" w:cs="Times New Roman"/>
          <w:color w:val="333333"/>
          <w:sz w:val="24"/>
          <w:szCs w:val="24"/>
        </w:rPr>
        <w:t xml:space="preserve"> USA</w:t>
      </w:r>
      <w:r w:rsidR="00E20012">
        <w:rPr>
          <w:rFonts w:ascii="Times New Roman" w:eastAsia="Times New Roman" w:hAnsi="Times New Roman" w:cs="Times New Roman"/>
          <w:color w:val="333333"/>
          <w:sz w:val="24"/>
          <w:szCs w:val="24"/>
        </w:rPr>
        <w:t>,</w:t>
      </w:r>
      <w:r w:rsidR="00E20012" w:rsidRPr="00E20012">
        <w:rPr>
          <w:rFonts w:ascii="Times New Roman" w:eastAsia="Times New Roman" w:hAnsi="Times New Roman" w:cs="Times New Roman"/>
          <w:color w:val="333333"/>
          <w:sz w:val="24"/>
          <w:szCs w:val="24"/>
        </w:rPr>
        <w:t xml:space="preserve"> </w:t>
      </w:r>
      <w:r w:rsidR="00E20012" w:rsidRPr="00CB169A">
        <w:rPr>
          <w:rFonts w:ascii="Times New Roman" w:eastAsia="Times New Roman" w:hAnsi="Times New Roman" w:cs="Times New Roman"/>
          <w:color w:val="333333"/>
          <w:sz w:val="24"/>
          <w:szCs w:val="24"/>
        </w:rPr>
        <w:t xml:space="preserve">E-mail: </w:t>
      </w:r>
      <w:r w:rsidR="00E20012">
        <w:rPr>
          <w:rFonts w:ascii="Times New Roman" w:eastAsia="Times New Roman" w:hAnsi="Times New Roman" w:cs="Times New Roman"/>
          <w:color w:val="333333"/>
          <w:sz w:val="24"/>
          <w:szCs w:val="24"/>
        </w:rPr>
        <w:t xml:space="preserve"> </w:t>
      </w:r>
      <w:hyperlink r:id="rId10" w:history="1">
        <w:r w:rsidR="00E20012" w:rsidRPr="00FD4CE8">
          <w:rPr>
            <w:rStyle w:val="Hyperlink"/>
            <w:rFonts w:ascii="Times New Roman" w:eastAsia="Times New Roman" w:hAnsi="Times New Roman" w:cs="Times New Roman"/>
            <w:sz w:val="24"/>
            <w:szCs w:val="24"/>
          </w:rPr>
          <w:t>afife@ufl.edu</w:t>
        </w:r>
      </w:hyperlink>
      <w:r w:rsidR="00E20012">
        <w:rPr>
          <w:rFonts w:ascii="Times New Roman" w:eastAsia="Times New Roman" w:hAnsi="Times New Roman" w:cs="Times New Roman"/>
          <w:color w:val="333333"/>
          <w:sz w:val="24"/>
          <w:szCs w:val="24"/>
        </w:rPr>
        <w:t xml:space="preserve"> (A.F.); </w:t>
      </w:r>
      <w:hyperlink r:id="rId11" w:history="1">
        <w:r w:rsidR="00E20012" w:rsidRPr="00FD4CE8">
          <w:rPr>
            <w:rStyle w:val="Hyperlink"/>
            <w:rFonts w:ascii="Times New Roman" w:eastAsia="Times New Roman" w:hAnsi="Times New Roman" w:cs="Times New Roman"/>
            <w:sz w:val="24"/>
            <w:szCs w:val="24"/>
          </w:rPr>
          <w:t>jgriesheimer@ufl.edu</w:t>
        </w:r>
      </w:hyperlink>
      <w:r w:rsidR="00E20012">
        <w:rPr>
          <w:rFonts w:ascii="Times New Roman" w:eastAsia="Times New Roman" w:hAnsi="Times New Roman" w:cs="Times New Roman"/>
          <w:color w:val="333333"/>
          <w:sz w:val="24"/>
          <w:szCs w:val="24"/>
        </w:rPr>
        <w:t xml:space="preserve"> (J.L.G.), </w:t>
      </w:r>
      <w:hyperlink r:id="rId12" w:history="1">
        <w:r w:rsidR="00E20012" w:rsidRPr="00FD4CE8">
          <w:rPr>
            <w:rStyle w:val="Hyperlink"/>
            <w:rFonts w:ascii="Times New Roman" w:eastAsia="Times New Roman" w:hAnsi="Times New Roman" w:cs="Times New Roman"/>
            <w:sz w:val="24"/>
            <w:szCs w:val="24"/>
          </w:rPr>
          <w:t>xmartini@ufl.edu</w:t>
        </w:r>
      </w:hyperlink>
      <w:r w:rsidR="00E20012">
        <w:rPr>
          <w:rFonts w:ascii="Times New Roman" w:eastAsia="Times New Roman" w:hAnsi="Times New Roman" w:cs="Times New Roman"/>
          <w:color w:val="333333"/>
          <w:sz w:val="24"/>
          <w:szCs w:val="24"/>
        </w:rPr>
        <w:t xml:space="preserve"> (X.M.)</w:t>
      </w:r>
    </w:p>
    <w:p w14:paraId="272B7527" w14:textId="77777777" w:rsidR="00E20012" w:rsidRPr="00E20012" w:rsidRDefault="00E20012" w:rsidP="00E20012">
      <w:pPr>
        <w:pBdr>
          <w:bottom w:val="single" w:sz="6" w:space="1" w:color="auto"/>
        </w:pBdr>
        <w:spacing w:after="0" w:line="240" w:lineRule="auto"/>
        <w:jc w:val="center"/>
        <w:rPr>
          <w:rFonts w:ascii="Arial" w:eastAsia="Times New Roman" w:hAnsi="Arial" w:cs="Arial"/>
          <w:vanish/>
          <w:sz w:val="16"/>
          <w:szCs w:val="16"/>
        </w:rPr>
      </w:pPr>
      <w:r w:rsidRPr="00E20012">
        <w:rPr>
          <w:rFonts w:ascii="Arial" w:eastAsia="Times New Roman" w:hAnsi="Arial" w:cs="Arial"/>
          <w:vanish/>
          <w:sz w:val="16"/>
          <w:szCs w:val="16"/>
        </w:rPr>
        <w:t>Top of Form</w:t>
      </w:r>
    </w:p>
    <w:p w14:paraId="493A164F" w14:textId="77777777" w:rsidR="00E20012" w:rsidRPr="00E20012" w:rsidRDefault="00E20012" w:rsidP="00E20012">
      <w:pPr>
        <w:pBdr>
          <w:top w:val="single" w:sz="6" w:space="1" w:color="auto"/>
        </w:pBdr>
        <w:spacing w:after="0" w:line="240" w:lineRule="auto"/>
        <w:jc w:val="center"/>
        <w:rPr>
          <w:rFonts w:ascii="Arial" w:eastAsia="Times New Roman" w:hAnsi="Arial" w:cs="Arial"/>
          <w:vanish/>
          <w:sz w:val="16"/>
          <w:szCs w:val="16"/>
        </w:rPr>
      </w:pPr>
      <w:r w:rsidRPr="00E20012">
        <w:rPr>
          <w:rFonts w:ascii="Arial" w:eastAsia="Times New Roman" w:hAnsi="Arial" w:cs="Arial"/>
          <w:vanish/>
          <w:sz w:val="16"/>
          <w:szCs w:val="16"/>
        </w:rPr>
        <w:t>Bottom of Form</w:t>
      </w:r>
    </w:p>
    <w:p w14:paraId="51BC1203" w14:textId="3491D77B"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vertAlign w:val="superscript"/>
        </w:rPr>
        <w:t>2</w:t>
      </w:r>
      <w:r w:rsidRPr="00CB169A">
        <w:rPr>
          <w:rFonts w:ascii="Times New Roman" w:eastAsia="Times New Roman" w:hAnsi="Times New Roman" w:cs="Times New Roman"/>
          <w:color w:val="333333"/>
          <w:sz w:val="24"/>
          <w:szCs w:val="24"/>
        </w:rPr>
        <w:t> The Florida Department of Agriculture and Consumer Services, Division of Plant Industry, Gainesville, F</w:t>
      </w:r>
      <w:r w:rsidR="00F04BB4" w:rsidRPr="00CB169A">
        <w:rPr>
          <w:rFonts w:ascii="Times New Roman" w:eastAsia="Times New Roman" w:hAnsi="Times New Roman" w:cs="Times New Roman"/>
          <w:color w:val="333333"/>
          <w:sz w:val="24"/>
          <w:szCs w:val="24"/>
        </w:rPr>
        <w:t>L</w:t>
      </w:r>
      <w:r w:rsidRPr="00CB169A">
        <w:rPr>
          <w:rFonts w:ascii="Times New Roman" w:eastAsia="Times New Roman" w:hAnsi="Times New Roman" w:cs="Times New Roman"/>
          <w:color w:val="333333"/>
          <w:sz w:val="24"/>
          <w:szCs w:val="24"/>
        </w:rPr>
        <w:t>, 32614, USA, E-mail: Samuel.Bolton@FDACS.gov</w:t>
      </w:r>
    </w:p>
    <w:p w14:paraId="370BE10C" w14:textId="128804D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vertAlign w:val="superscript"/>
        </w:rPr>
        <w:t>3</w:t>
      </w:r>
      <w:r w:rsidRPr="00CB169A">
        <w:rPr>
          <w:rFonts w:ascii="Times New Roman" w:eastAsia="Times New Roman" w:hAnsi="Times New Roman" w:cs="Times New Roman"/>
          <w:color w:val="333333"/>
          <w:sz w:val="24"/>
          <w:szCs w:val="24"/>
        </w:rPr>
        <w:t xml:space="preserve"> University of Florida, </w:t>
      </w:r>
      <w:r w:rsidR="003924BF" w:rsidRPr="00CB169A">
        <w:rPr>
          <w:rFonts w:ascii="Times New Roman" w:eastAsia="Times New Roman" w:hAnsi="Times New Roman" w:cs="Times New Roman"/>
          <w:color w:val="333333"/>
          <w:sz w:val="24"/>
          <w:szCs w:val="24"/>
        </w:rPr>
        <w:t xml:space="preserve">North Florida Research and Education Center, Quincy, FL, USA, </w:t>
      </w:r>
      <w:r w:rsidRPr="00CB169A">
        <w:rPr>
          <w:rFonts w:ascii="Times New Roman" w:eastAsia="Times New Roman" w:hAnsi="Times New Roman" w:cs="Times New Roman"/>
          <w:color w:val="333333"/>
          <w:sz w:val="24"/>
          <w:szCs w:val="24"/>
        </w:rPr>
        <w:t>E-mail: paret@ufl.edu</w:t>
      </w:r>
    </w:p>
    <w:p w14:paraId="7481DAFA" w14:textId="7777777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*Corresponding author; E-mail: xmartini@ufl.edu</w:t>
      </w:r>
    </w:p>
    <w:p w14:paraId="615DFB8E" w14:textId="77777777" w:rsidR="00C768E0" w:rsidRPr="00CB169A" w:rsidRDefault="00C768E0">
      <w:pPr>
        <w:rPr>
          <w:rFonts w:ascii="Times New Roman" w:eastAsia="Times New Roman" w:hAnsi="Times New Roman" w:cs="Times New Roman"/>
          <w:i/>
          <w:iCs/>
          <w:color w:val="333333"/>
          <w:sz w:val="24"/>
          <w:szCs w:val="24"/>
        </w:rPr>
      </w:pPr>
      <w:r w:rsidRPr="00CB169A">
        <w:rPr>
          <w:rFonts w:ascii="Times New Roman" w:eastAsia="Times New Roman" w:hAnsi="Times New Roman" w:cs="Times New Roman"/>
          <w:i/>
          <w:iCs/>
          <w:color w:val="333333"/>
          <w:sz w:val="24"/>
          <w:szCs w:val="24"/>
        </w:rPr>
        <w:br w:type="page"/>
      </w:r>
    </w:p>
    <w:p w14:paraId="3A410160" w14:textId="07D2A500" w:rsidR="003924BF" w:rsidRPr="00CB169A" w:rsidRDefault="003924BF"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i/>
          <w:iCs/>
          <w:color w:val="333333"/>
          <w:sz w:val="24"/>
          <w:szCs w:val="24"/>
        </w:rPr>
        <w:lastRenderedPageBreak/>
        <w:t>Phyllocoptes fructiphilus</w:t>
      </w:r>
      <w:r w:rsidRPr="00CB169A">
        <w:rPr>
          <w:rFonts w:ascii="Times New Roman" w:eastAsia="Times New Roman" w:hAnsi="Times New Roman" w:cs="Times New Roman"/>
          <w:color w:val="333333"/>
          <w:sz w:val="24"/>
          <w:szCs w:val="24"/>
        </w:rPr>
        <w:t> </w:t>
      </w:r>
      <w:proofErr w:type="spellStart"/>
      <w:r w:rsidR="00F04BB4" w:rsidRPr="00CB169A">
        <w:rPr>
          <w:rFonts w:ascii="Times New Roman" w:eastAsia="Times New Roman" w:hAnsi="Times New Roman" w:cs="Times New Roman"/>
          <w:color w:val="333333"/>
          <w:sz w:val="24"/>
          <w:szCs w:val="24"/>
        </w:rPr>
        <w:t>Keifer</w:t>
      </w:r>
      <w:proofErr w:type="spellEnd"/>
      <w:r w:rsidR="00F04BB4" w:rsidRPr="00CB169A">
        <w:rPr>
          <w:rFonts w:ascii="Times New Roman" w:eastAsia="Times New Roman" w:hAnsi="Times New Roman" w:cs="Times New Roman"/>
          <w:color w:val="333333"/>
          <w:sz w:val="24"/>
          <w:szCs w:val="24"/>
        </w:rPr>
        <w:t xml:space="preserve"> </w:t>
      </w:r>
      <w:r w:rsidR="00A40887" w:rsidRPr="00CB169A">
        <w:rPr>
          <w:rFonts w:ascii="Times New Roman" w:eastAsia="Times New Roman" w:hAnsi="Times New Roman" w:cs="Times New Roman"/>
          <w:color w:val="333333"/>
          <w:sz w:val="24"/>
          <w:szCs w:val="24"/>
        </w:rPr>
        <w:t xml:space="preserve">(Acari: </w:t>
      </w:r>
      <w:proofErr w:type="spellStart"/>
      <w:r w:rsidR="00A40887" w:rsidRPr="00CB169A">
        <w:rPr>
          <w:rFonts w:ascii="Times New Roman" w:eastAsia="Times New Roman" w:hAnsi="Times New Roman" w:cs="Times New Roman"/>
          <w:color w:val="333333"/>
          <w:sz w:val="24"/>
          <w:szCs w:val="24"/>
        </w:rPr>
        <w:t>Eriophyidae</w:t>
      </w:r>
      <w:proofErr w:type="spellEnd"/>
      <w:r w:rsidR="00A40887"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 xml:space="preserve">is a microscopic </w:t>
      </w:r>
      <w:commentRangeStart w:id="1"/>
      <w:commentRangeStart w:id="2"/>
      <w:commentRangeEnd w:id="1"/>
      <w:ins w:id="3" w:author="Fife,Austin N" w:date="2020-05-21T12:36:00Z">
        <w:r w:rsidR="00D02132">
          <w:rPr>
            <w:rStyle w:val="CommentReference"/>
          </w:rPr>
          <w:commentReference w:id="1"/>
        </w:r>
        <w:commentRangeEnd w:id="2"/>
        <w:r w:rsidR="00D02132">
          <w:rPr>
            <w:rStyle w:val="CommentReference"/>
          </w:rPr>
          <w:commentReference w:id="2"/>
        </w:r>
      </w:ins>
      <w:del w:id="4" w:author="Fife,Austin N" w:date="2020-05-21T12:36:00Z">
        <w:r w:rsidRPr="00CB169A" w:rsidDel="00D02132">
          <w:rPr>
            <w:rFonts w:ascii="Times New Roman" w:eastAsia="Times New Roman" w:hAnsi="Times New Roman" w:cs="Times New Roman"/>
            <w:color w:val="333333"/>
            <w:sz w:val="24"/>
            <w:szCs w:val="24"/>
          </w:rPr>
          <w:delText xml:space="preserve">plant-feeding </w:delText>
        </w:r>
      </w:del>
      <w:r w:rsidRPr="00CB169A">
        <w:rPr>
          <w:rFonts w:ascii="Times New Roman" w:eastAsia="Times New Roman" w:hAnsi="Times New Roman" w:cs="Times New Roman"/>
          <w:color w:val="333333"/>
          <w:sz w:val="24"/>
          <w:szCs w:val="24"/>
        </w:rPr>
        <w:t xml:space="preserve">eriophyid mite. </w:t>
      </w:r>
      <w:commentRangeStart w:id="5"/>
      <w:ins w:id="6" w:author="Fife,Austin N" w:date="2020-05-21T12:39:00Z">
        <w:r w:rsidR="005A7CF7" w:rsidRPr="00CB169A">
          <w:rPr>
            <w:rFonts w:ascii="Times New Roman" w:eastAsia="Times New Roman" w:hAnsi="Times New Roman" w:cs="Times New Roman"/>
            <w:color w:val="333333"/>
            <w:sz w:val="24"/>
            <w:szCs w:val="24"/>
          </w:rPr>
          <w:t>Eriophyid</w:t>
        </w:r>
        <w:commentRangeEnd w:id="5"/>
        <w:r w:rsidR="005A7CF7">
          <w:rPr>
            <w:rStyle w:val="CommentReference"/>
          </w:rPr>
          <w:commentReference w:id="5"/>
        </w:r>
      </w:ins>
      <w:del w:id="7" w:author="Fife,Austin N" w:date="2020-05-21T12:39:00Z">
        <w:r w:rsidRPr="00CB169A" w:rsidDel="005A7CF7">
          <w:rPr>
            <w:rFonts w:ascii="Times New Roman" w:eastAsia="Times New Roman" w:hAnsi="Times New Roman" w:cs="Times New Roman"/>
            <w:color w:val="333333"/>
            <w:sz w:val="24"/>
            <w:szCs w:val="24"/>
          </w:rPr>
          <w:delText>Eriophyoid</w:delText>
        </w:r>
      </w:del>
      <w:r w:rsidRPr="00CB169A">
        <w:rPr>
          <w:rFonts w:ascii="Times New Roman" w:eastAsia="Times New Roman" w:hAnsi="Times New Roman" w:cs="Times New Roman"/>
          <w:color w:val="333333"/>
          <w:sz w:val="24"/>
          <w:szCs w:val="24"/>
        </w:rPr>
        <w:t xml:space="preserve"> mites are very host specific (Oldfield 1996</w:t>
      </w:r>
      <w:r w:rsidR="00C03D70">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Skoracka</w:t>
      </w:r>
      <w:proofErr w:type="spellEnd"/>
      <w:r w:rsidRPr="00CB169A">
        <w:rPr>
          <w:rFonts w:ascii="Times New Roman" w:eastAsia="Times New Roman" w:hAnsi="Times New Roman" w:cs="Times New Roman"/>
          <w:color w:val="333333"/>
          <w:sz w:val="24"/>
          <w:szCs w:val="24"/>
        </w:rPr>
        <w:t xml:space="preserve"> et al. 2009) and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only feeds on plants in the genus </w:t>
      </w:r>
      <w:r w:rsidRPr="00CB169A">
        <w:rPr>
          <w:rFonts w:ascii="Times New Roman" w:eastAsia="Times New Roman" w:hAnsi="Times New Roman" w:cs="Times New Roman"/>
          <w:i/>
          <w:iCs/>
          <w:color w:val="333333"/>
          <w:sz w:val="24"/>
          <w:szCs w:val="24"/>
        </w:rPr>
        <w:t>Rosa</w:t>
      </w:r>
      <w:r w:rsidRPr="00CB169A">
        <w:rPr>
          <w:rFonts w:ascii="Times New Roman" w:eastAsia="Times New Roman" w:hAnsi="Times New Roman" w:cs="Times New Roman"/>
          <w:color w:val="333333"/>
          <w:sz w:val="24"/>
          <w:szCs w:val="24"/>
        </w:rPr>
        <w:t> (</w:t>
      </w:r>
      <w:proofErr w:type="spellStart"/>
      <w:r w:rsidRPr="00CB169A">
        <w:rPr>
          <w:rFonts w:ascii="Times New Roman" w:eastAsia="Times New Roman" w:hAnsi="Times New Roman" w:cs="Times New Roman"/>
          <w:color w:val="333333"/>
          <w:sz w:val="24"/>
          <w:szCs w:val="24"/>
        </w:rPr>
        <w:t>Amrine</w:t>
      </w:r>
      <w:proofErr w:type="spellEnd"/>
      <w:r w:rsidRPr="00CB169A">
        <w:rPr>
          <w:rFonts w:ascii="Times New Roman" w:eastAsia="Times New Roman" w:hAnsi="Times New Roman" w:cs="Times New Roman"/>
          <w:color w:val="333333"/>
          <w:sz w:val="24"/>
          <w:szCs w:val="24"/>
        </w:rPr>
        <w:t xml:space="preserve"> 1996). </w:t>
      </w:r>
      <w:r w:rsidRPr="00CB169A">
        <w:rPr>
          <w:rFonts w:ascii="Times New Roman" w:eastAsia="Times New Roman" w:hAnsi="Times New Roman" w:cs="Times New Roman"/>
          <w:i/>
          <w:iCs/>
          <w:color w:val="333333"/>
          <w:sz w:val="24"/>
          <w:szCs w:val="24"/>
        </w:rPr>
        <w:t>P</w:t>
      </w:r>
      <w:r w:rsidR="00F04BB4" w:rsidRPr="00CB169A">
        <w:rPr>
          <w:rFonts w:ascii="Times New Roman" w:eastAsia="Times New Roman" w:hAnsi="Times New Roman" w:cs="Times New Roman"/>
          <w:i/>
          <w:iCs/>
          <w:color w:val="333333"/>
          <w:sz w:val="24"/>
          <w:szCs w:val="24"/>
        </w:rPr>
        <w:t>hyllocoptes</w:t>
      </w:r>
      <w:r w:rsidRPr="00CB169A">
        <w:rPr>
          <w:rFonts w:ascii="Times New Roman" w:eastAsia="Times New Roman" w:hAnsi="Times New Roman" w:cs="Times New Roman"/>
          <w:i/>
          <w:iCs/>
          <w:color w:val="333333"/>
          <w:sz w:val="24"/>
          <w:szCs w:val="24"/>
        </w:rPr>
        <w:t xml:space="preserve"> fructiphilus</w:t>
      </w:r>
      <w:r w:rsidRPr="00CB169A">
        <w:rPr>
          <w:rFonts w:ascii="Times New Roman" w:eastAsia="Times New Roman" w:hAnsi="Times New Roman" w:cs="Times New Roman"/>
          <w:color w:val="333333"/>
          <w:sz w:val="24"/>
          <w:szCs w:val="24"/>
        </w:rPr>
        <w:t xml:space="preserve"> is </w:t>
      </w:r>
      <w:del w:id="8" w:author="Fife,Austin N" w:date="2020-05-21T13:21:00Z">
        <w:r w:rsidRPr="00CB169A" w:rsidDel="0083028E">
          <w:rPr>
            <w:rFonts w:ascii="Times New Roman" w:eastAsia="Times New Roman" w:hAnsi="Times New Roman" w:cs="Times New Roman"/>
            <w:color w:val="333333"/>
            <w:sz w:val="24"/>
            <w:szCs w:val="24"/>
          </w:rPr>
          <w:delText>the vector</w:delText>
        </w:r>
      </w:del>
      <w:ins w:id="9" w:author="Fife,Austin N" w:date="2020-05-21T13:21:00Z">
        <w:r w:rsidR="0083028E">
          <w:rPr>
            <w:rFonts w:ascii="Times New Roman" w:eastAsia="Times New Roman" w:hAnsi="Times New Roman" w:cs="Times New Roman"/>
            <w:color w:val="333333"/>
            <w:sz w:val="24"/>
            <w:szCs w:val="24"/>
          </w:rPr>
          <w:t>associated with</w:t>
        </w:r>
      </w:ins>
      <w:del w:id="10" w:author="Fife,Austin N" w:date="2020-05-21T13:21:00Z">
        <w:r w:rsidRPr="00CB169A" w:rsidDel="0083028E">
          <w:rPr>
            <w:rFonts w:ascii="Times New Roman" w:eastAsia="Times New Roman" w:hAnsi="Times New Roman" w:cs="Times New Roman"/>
            <w:color w:val="333333"/>
            <w:sz w:val="24"/>
            <w:szCs w:val="24"/>
          </w:rPr>
          <w:delText xml:space="preserve"> of</w:delText>
        </w:r>
      </w:del>
      <w:ins w:id="11" w:author="Fife,Austin N" w:date="2020-05-21T13:21:00Z">
        <w:r w:rsidR="007A6211">
          <w:rPr>
            <w:rFonts w:ascii="Times New Roman" w:eastAsia="Times New Roman" w:hAnsi="Times New Roman" w:cs="Times New Roman"/>
            <w:color w:val="333333"/>
            <w:sz w:val="24"/>
            <w:szCs w:val="24"/>
          </w:rPr>
          <w:t xml:space="preserve"> the</w:t>
        </w:r>
      </w:ins>
      <w:r w:rsidRPr="00CB169A">
        <w:rPr>
          <w:rFonts w:ascii="Times New Roman" w:eastAsia="Times New Roman" w:hAnsi="Times New Roman" w:cs="Times New Roman"/>
          <w:color w:val="333333"/>
          <w:sz w:val="24"/>
          <w:szCs w:val="24"/>
        </w:rPr>
        <w:t xml:space="preserve"> </w:t>
      </w:r>
      <w:commentRangeStart w:id="12"/>
      <w:ins w:id="13" w:author="Fife,Austin N" w:date="2020-05-21T12:40:00Z">
        <w:r w:rsidR="00793C23" w:rsidRPr="00CB169A">
          <w:rPr>
            <w:rFonts w:ascii="Times New Roman" w:eastAsia="Times New Roman" w:hAnsi="Times New Roman" w:cs="Times New Roman"/>
            <w:i/>
            <w:iCs/>
            <w:color w:val="333333"/>
            <w:sz w:val="24"/>
            <w:szCs w:val="24"/>
          </w:rPr>
          <w:t xml:space="preserve">Rose rosette </w:t>
        </w:r>
      </w:ins>
      <w:proofErr w:type="spellStart"/>
      <w:ins w:id="14" w:author="Fife,Austin N" w:date="2020-05-21T13:20:00Z">
        <w:r w:rsidR="003B365E">
          <w:rPr>
            <w:rFonts w:ascii="Times New Roman" w:eastAsia="Times New Roman" w:hAnsi="Times New Roman" w:cs="Times New Roman"/>
            <w:i/>
            <w:iCs/>
            <w:color w:val="333333"/>
            <w:sz w:val="24"/>
            <w:szCs w:val="24"/>
          </w:rPr>
          <w:t>emara</w:t>
        </w:r>
      </w:ins>
      <w:ins w:id="15" w:author="Fife,Austin N" w:date="2020-05-21T12:40:00Z">
        <w:r w:rsidR="00793C23" w:rsidRPr="00CB169A">
          <w:rPr>
            <w:rFonts w:ascii="Times New Roman" w:eastAsia="Times New Roman" w:hAnsi="Times New Roman" w:cs="Times New Roman"/>
            <w:i/>
            <w:iCs/>
            <w:color w:val="333333"/>
            <w:sz w:val="24"/>
            <w:szCs w:val="24"/>
          </w:rPr>
          <w:t>virus</w:t>
        </w:r>
        <w:proofErr w:type="spellEnd"/>
        <w:r w:rsidR="00793C23" w:rsidRPr="00CB169A">
          <w:rPr>
            <w:rFonts w:ascii="Times New Roman" w:eastAsia="Times New Roman" w:hAnsi="Times New Roman" w:cs="Times New Roman"/>
            <w:color w:val="333333"/>
            <w:sz w:val="24"/>
            <w:szCs w:val="24"/>
          </w:rPr>
          <w:t xml:space="preserve"> (</w:t>
        </w:r>
      </w:ins>
      <w:ins w:id="16" w:author="Fife,Austin N" w:date="2020-05-21T13:20:00Z">
        <w:r w:rsidR="003B365E">
          <w:rPr>
            <w:rFonts w:ascii="Times New Roman" w:eastAsia="Times New Roman" w:hAnsi="Times New Roman" w:cs="Times New Roman"/>
            <w:color w:val="333333"/>
            <w:sz w:val="24"/>
            <w:szCs w:val="24"/>
          </w:rPr>
          <w:t xml:space="preserve">rose rosette virus, </w:t>
        </w:r>
      </w:ins>
      <w:ins w:id="17" w:author="Fife,Austin N" w:date="2020-05-21T12:40:00Z">
        <w:r w:rsidR="00793C23" w:rsidRPr="00CB169A">
          <w:rPr>
            <w:rFonts w:ascii="Times New Roman" w:eastAsia="Times New Roman" w:hAnsi="Times New Roman" w:cs="Times New Roman"/>
            <w:color w:val="333333"/>
            <w:sz w:val="24"/>
            <w:szCs w:val="24"/>
          </w:rPr>
          <w:t>RRV)</w:t>
        </w:r>
        <w:commentRangeEnd w:id="12"/>
        <w:r w:rsidR="00793C23">
          <w:rPr>
            <w:rStyle w:val="CommentReference"/>
          </w:rPr>
          <w:commentReference w:id="12"/>
        </w:r>
      </w:ins>
      <w:ins w:id="18" w:author="Fife,Austin N" w:date="2020-05-21T13:21:00Z">
        <w:r w:rsidR="007A6211">
          <w:rPr>
            <w:rFonts w:ascii="Times New Roman" w:eastAsia="Times New Roman" w:hAnsi="Times New Roman" w:cs="Times New Roman"/>
            <w:color w:val="333333"/>
            <w:sz w:val="24"/>
            <w:szCs w:val="24"/>
          </w:rPr>
          <w:t xml:space="preserve"> and acts as the only known</w:t>
        </w:r>
      </w:ins>
      <w:ins w:id="19" w:author="Fife,Austin N" w:date="2020-05-21T13:22:00Z">
        <w:r w:rsidR="007A6211">
          <w:rPr>
            <w:rFonts w:ascii="Times New Roman" w:eastAsia="Times New Roman" w:hAnsi="Times New Roman" w:cs="Times New Roman"/>
            <w:color w:val="333333"/>
            <w:sz w:val="24"/>
            <w:szCs w:val="24"/>
          </w:rPr>
          <w:t xml:space="preserve"> vector of RRV</w:t>
        </w:r>
      </w:ins>
      <w:ins w:id="20" w:author="Fife,Austin N" w:date="2020-05-21T12:40:00Z">
        <w:r w:rsidR="00793C23" w:rsidRPr="00CB169A">
          <w:rPr>
            <w:rFonts w:ascii="Times New Roman" w:eastAsia="Times New Roman" w:hAnsi="Times New Roman" w:cs="Times New Roman"/>
            <w:color w:val="333333"/>
            <w:sz w:val="24"/>
            <w:szCs w:val="24"/>
          </w:rPr>
          <w:t>.</w:t>
        </w:r>
      </w:ins>
      <w:del w:id="21" w:author="Fife,Austin N" w:date="2020-05-21T12:40:00Z">
        <w:r w:rsidRPr="00CB169A" w:rsidDel="00793C23">
          <w:rPr>
            <w:rFonts w:ascii="Times New Roman" w:eastAsia="Times New Roman" w:hAnsi="Times New Roman" w:cs="Times New Roman"/>
            <w:i/>
            <w:iCs/>
            <w:color w:val="333333"/>
            <w:sz w:val="24"/>
            <w:szCs w:val="24"/>
          </w:rPr>
          <w:delText>Rose rosette virus</w:delText>
        </w:r>
        <w:r w:rsidRPr="00CB169A" w:rsidDel="00793C23">
          <w:rPr>
            <w:rFonts w:ascii="Times New Roman" w:eastAsia="Times New Roman" w:hAnsi="Times New Roman" w:cs="Times New Roman"/>
            <w:color w:val="333333"/>
            <w:sz w:val="24"/>
            <w:szCs w:val="24"/>
          </w:rPr>
          <w:delText xml:space="preserve"> (RRV).</w:delText>
        </w:r>
      </w:del>
      <w:r w:rsidRPr="00CB169A">
        <w:rPr>
          <w:rFonts w:ascii="Times New Roman" w:eastAsia="Times New Roman" w:hAnsi="Times New Roman" w:cs="Times New Roman"/>
          <w:color w:val="333333"/>
          <w:sz w:val="24"/>
          <w:szCs w:val="24"/>
        </w:rPr>
        <w:t xml:space="preserve"> </w:t>
      </w:r>
      <w:del w:id="22" w:author="Fife,Austin N" w:date="2020-05-21T13:22:00Z">
        <w:r w:rsidRPr="00CB169A" w:rsidDel="007A6211">
          <w:rPr>
            <w:rFonts w:ascii="Times New Roman" w:eastAsia="Times New Roman" w:hAnsi="Times New Roman" w:cs="Times New Roman"/>
            <w:color w:val="333333"/>
            <w:sz w:val="24"/>
            <w:szCs w:val="24"/>
          </w:rPr>
          <w:delText>RRV i</w:delText>
        </w:r>
      </w:del>
      <w:ins w:id="23" w:author="Fife,Austin N" w:date="2020-05-21T13:22:00Z">
        <w:r w:rsidR="007A6211">
          <w:rPr>
            <w:rFonts w:ascii="Times New Roman" w:eastAsia="Times New Roman" w:hAnsi="Times New Roman" w:cs="Times New Roman"/>
            <w:color w:val="333333"/>
            <w:sz w:val="24"/>
            <w:szCs w:val="24"/>
          </w:rPr>
          <w:t>I</w:t>
        </w:r>
      </w:ins>
      <w:r w:rsidRPr="00CB169A">
        <w:rPr>
          <w:rFonts w:ascii="Times New Roman" w:eastAsia="Times New Roman" w:hAnsi="Times New Roman" w:cs="Times New Roman"/>
          <w:color w:val="333333"/>
          <w:sz w:val="24"/>
          <w:szCs w:val="24"/>
        </w:rPr>
        <w:t>nfection is commonly associated with the following symptoms: witches’ broom</w:t>
      </w:r>
      <w:del w:id="24" w:author="Fife,Austin N [2]" w:date="2020-06-03T12:55:00Z">
        <w:r w:rsidRPr="00CB169A" w:rsidDel="008418F5">
          <w:rPr>
            <w:rFonts w:ascii="Times New Roman" w:eastAsia="Times New Roman" w:hAnsi="Times New Roman" w:cs="Times New Roman"/>
            <w:color w:val="333333"/>
            <w:sz w:val="24"/>
            <w:szCs w:val="24"/>
          </w:rPr>
          <w:delText xml:space="preserve"> and</w:delText>
        </w:r>
      </w:del>
      <w:ins w:id="25" w:author="Fife,Austin N [2]" w:date="2020-06-03T12:55:00Z">
        <w:r w:rsidR="008418F5">
          <w:rPr>
            <w:rFonts w:ascii="Times New Roman" w:eastAsia="Times New Roman" w:hAnsi="Times New Roman" w:cs="Times New Roman"/>
            <w:color w:val="333333"/>
            <w:sz w:val="24"/>
            <w:szCs w:val="24"/>
          </w:rPr>
          <w:t>,</w:t>
        </w:r>
      </w:ins>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rosetting</w:t>
      </w:r>
      <w:proofErr w:type="spellEnd"/>
      <w:r w:rsidRPr="00CB169A">
        <w:rPr>
          <w:rFonts w:ascii="Times New Roman" w:eastAsia="Times New Roman" w:hAnsi="Times New Roman" w:cs="Times New Roman"/>
          <w:color w:val="333333"/>
          <w:sz w:val="24"/>
          <w:szCs w:val="24"/>
        </w:rPr>
        <w:t>, deformed flowers, increased thorn density, elongated shoots, reddened leaves and stems, and increased die-back which ultimately kills the rose host (</w:t>
      </w:r>
      <w:proofErr w:type="spellStart"/>
      <w:r w:rsidRPr="00CB169A">
        <w:rPr>
          <w:rFonts w:ascii="Times New Roman" w:eastAsia="Times New Roman" w:hAnsi="Times New Roman" w:cs="Times New Roman"/>
          <w:color w:val="333333"/>
          <w:sz w:val="24"/>
          <w:szCs w:val="24"/>
        </w:rPr>
        <w:t>Amrine</w:t>
      </w:r>
      <w:proofErr w:type="spellEnd"/>
      <w:r w:rsidRPr="00CB169A">
        <w:rPr>
          <w:rFonts w:ascii="Times New Roman" w:eastAsia="Times New Roman" w:hAnsi="Times New Roman" w:cs="Times New Roman"/>
          <w:color w:val="333333"/>
          <w:sz w:val="24"/>
          <w:szCs w:val="24"/>
        </w:rPr>
        <w:t xml:space="preserve"> 1996). This disease is known as Rose Rosette Disease (RRD) and is the most serious </w:t>
      </w:r>
      <w:del w:id="26" w:author="Fife,Austin N [2]" w:date="2020-06-03T12:56:00Z">
        <w:r w:rsidRPr="00CB169A" w:rsidDel="006930CF">
          <w:rPr>
            <w:rFonts w:ascii="Times New Roman" w:eastAsia="Times New Roman" w:hAnsi="Times New Roman" w:cs="Times New Roman"/>
            <w:color w:val="333333"/>
            <w:sz w:val="24"/>
            <w:szCs w:val="24"/>
          </w:rPr>
          <w:delText xml:space="preserve">disease </w:delText>
        </w:r>
      </w:del>
      <w:ins w:id="27" w:author="Fife,Austin N [2]" w:date="2020-06-03T12:56:00Z">
        <w:r w:rsidR="006930CF">
          <w:rPr>
            <w:rFonts w:ascii="Times New Roman" w:eastAsia="Times New Roman" w:hAnsi="Times New Roman" w:cs="Times New Roman"/>
            <w:color w:val="333333"/>
            <w:sz w:val="24"/>
            <w:szCs w:val="24"/>
          </w:rPr>
          <w:t>illness</w:t>
        </w:r>
        <w:r w:rsidR="006930CF" w:rsidRPr="00CB169A">
          <w:rPr>
            <w:rFonts w:ascii="Times New Roman" w:eastAsia="Times New Roman" w:hAnsi="Times New Roman" w:cs="Times New Roman"/>
            <w:color w:val="333333"/>
            <w:sz w:val="24"/>
            <w:szCs w:val="24"/>
          </w:rPr>
          <w:t xml:space="preserve"> </w:t>
        </w:r>
      </w:ins>
      <w:r w:rsidRPr="00CB169A">
        <w:rPr>
          <w:rFonts w:ascii="Times New Roman" w:eastAsia="Times New Roman" w:hAnsi="Times New Roman" w:cs="Times New Roman"/>
          <w:color w:val="333333"/>
          <w:sz w:val="24"/>
          <w:szCs w:val="24"/>
        </w:rPr>
        <w:t>of roses, affecting the</w:t>
      </w:r>
      <w:ins w:id="28" w:author="Fife,Austin N [2]" w:date="2020-06-03T12:56:00Z">
        <w:r w:rsidR="006930CF">
          <w:rPr>
            <w:rFonts w:ascii="Times New Roman" w:eastAsia="Times New Roman" w:hAnsi="Times New Roman" w:cs="Times New Roman"/>
            <w:color w:val="333333"/>
            <w:sz w:val="24"/>
            <w:szCs w:val="24"/>
          </w:rPr>
          <w:t xml:space="preserve"> U.S.</w:t>
        </w:r>
      </w:ins>
      <w:r w:rsidRPr="00CB169A">
        <w:rPr>
          <w:rFonts w:ascii="Times New Roman" w:eastAsia="Times New Roman" w:hAnsi="Times New Roman" w:cs="Times New Roman"/>
          <w:color w:val="333333"/>
          <w:sz w:val="24"/>
          <w:szCs w:val="24"/>
        </w:rPr>
        <w:t xml:space="preserve"> commercial rose industry </w:t>
      </w:r>
      <w:del w:id="29" w:author="Fife,Austin N [2]" w:date="2020-06-03T12:57:00Z">
        <w:r w:rsidRPr="00CB169A" w:rsidDel="00C27BF0">
          <w:rPr>
            <w:rFonts w:ascii="Times New Roman" w:eastAsia="Times New Roman" w:hAnsi="Times New Roman" w:cs="Times New Roman"/>
            <w:color w:val="333333"/>
            <w:sz w:val="24"/>
            <w:szCs w:val="24"/>
          </w:rPr>
          <w:delText xml:space="preserve">in the </w:delText>
        </w:r>
      </w:del>
      <w:del w:id="30" w:author="Fife,Austin N [2]" w:date="2020-06-03T12:56:00Z">
        <w:r w:rsidRPr="00CB169A" w:rsidDel="006930CF">
          <w:rPr>
            <w:rFonts w:ascii="Times New Roman" w:eastAsia="Times New Roman" w:hAnsi="Times New Roman" w:cs="Times New Roman"/>
            <w:color w:val="333333"/>
            <w:sz w:val="24"/>
            <w:szCs w:val="24"/>
          </w:rPr>
          <w:delText>U.S</w:delText>
        </w:r>
      </w:del>
      <w:ins w:id="31" w:author="Fife,Austin N" w:date="2020-05-21T12:45:00Z">
        <w:del w:id="32" w:author="Fife,Austin N [2]" w:date="2020-06-03T12:56:00Z">
          <w:r w:rsidR="004E6F35" w:rsidDel="006930CF">
            <w:rPr>
              <w:rFonts w:ascii="Times New Roman" w:eastAsia="Times New Roman" w:hAnsi="Times New Roman" w:cs="Times New Roman"/>
              <w:color w:val="333333"/>
              <w:sz w:val="24"/>
              <w:szCs w:val="24"/>
            </w:rPr>
            <w:delText>.</w:delText>
          </w:r>
        </w:del>
      </w:ins>
      <w:ins w:id="33" w:author="Fife,Austin N [2]" w:date="2020-06-03T12:56:00Z">
        <w:r w:rsidR="006930CF">
          <w:rPr>
            <w:rFonts w:ascii="Times New Roman" w:eastAsia="Times New Roman" w:hAnsi="Times New Roman" w:cs="Times New Roman"/>
            <w:color w:val="333333"/>
            <w:sz w:val="24"/>
            <w:szCs w:val="24"/>
          </w:rPr>
          <w:t>which is</w:t>
        </w:r>
      </w:ins>
      <w:r w:rsidRPr="00CB169A">
        <w:rPr>
          <w:rFonts w:ascii="Times New Roman" w:eastAsia="Times New Roman" w:hAnsi="Times New Roman" w:cs="Times New Roman"/>
          <w:color w:val="333333"/>
          <w:sz w:val="24"/>
          <w:szCs w:val="24"/>
        </w:rPr>
        <w:t xml:space="preserve"> worth millions of dollars. Rose Rosette Disease and </w:t>
      </w:r>
      <w:r w:rsidR="00EE3E9B" w:rsidRPr="00CB169A">
        <w:rPr>
          <w:rFonts w:ascii="Times New Roman" w:eastAsia="Times New Roman" w:hAnsi="Times New Roman" w:cs="Times New Roman"/>
          <w:i/>
          <w:color w:val="333333"/>
          <w:sz w:val="24"/>
          <w:szCs w:val="24"/>
        </w:rPr>
        <w:t>P. fructiphilus</w:t>
      </w:r>
      <w:r w:rsidRPr="00CB169A">
        <w:rPr>
          <w:rFonts w:ascii="Times New Roman" w:eastAsia="Times New Roman" w:hAnsi="Times New Roman" w:cs="Times New Roman"/>
          <w:color w:val="333333"/>
          <w:sz w:val="24"/>
          <w:szCs w:val="24"/>
        </w:rPr>
        <w:t xml:space="preserve"> have invaded the southeastern </w:t>
      </w:r>
      <w:del w:id="34" w:author="Fife,Austin N" w:date="2020-05-21T12:54:00Z">
        <w:r w:rsidRPr="00CB169A" w:rsidDel="00292CDD">
          <w:rPr>
            <w:rFonts w:ascii="Times New Roman" w:eastAsia="Times New Roman" w:hAnsi="Times New Roman" w:cs="Times New Roman"/>
            <w:color w:val="333333"/>
            <w:sz w:val="24"/>
            <w:szCs w:val="24"/>
          </w:rPr>
          <w:delText xml:space="preserve">United </w:delText>
        </w:r>
      </w:del>
      <w:ins w:id="35" w:author="Fife,Austin N" w:date="2020-05-21T12:54:00Z">
        <w:r w:rsidR="00292CDD" w:rsidRPr="00CB169A">
          <w:rPr>
            <w:rFonts w:ascii="Times New Roman" w:eastAsia="Times New Roman" w:hAnsi="Times New Roman" w:cs="Times New Roman"/>
            <w:color w:val="333333"/>
            <w:sz w:val="24"/>
            <w:szCs w:val="24"/>
          </w:rPr>
          <w:t>U</w:t>
        </w:r>
        <w:r w:rsidR="00292CDD">
          <w:rPr>
            <w:rFonts w:ascii="Times New Roman" w:eastAsia="Times New Roman" w:hAnsi="Times New Roman" w:cs="Times New Roman"/>
            <w:color w:val="333333"/>
            <w:sz w:val="24"/>
            <w:szCs w:val="24"/>
          </w:rPr>
          <w:t>.</w:t>
        </w:r>
      </w:ins>
      <w:del w:id="36" w:author="Fife,Austin N" w:date="2020-05-21T12:54:00Z">
        <w:r w:rsidRPr="00CB169A" w:rsidDel="00292CDD">
          <w:rPr>
            <w:rFonts w:ascii="Times New Roman" w:eastAsia="Times New Roman" w:hAnsi="Times New Roman" w:cs="Times New Roman"/>
            <w:color w:val="333333"/>
            <w:sz w:val="24"/>
            <w:szCs w:val="24"/>
          </w:rPr>
          <w:delText xml:space="preserve">States </w:delText>
        </w:r>
      </w:del>
      <w:ins w:id="37" w:author="Fife,Austin N" w:date="2020-05-21T12:54:00Z">
        <w:r w:rsidR="00292CDD" w:rsidRPr="00CB169A">
          <w:rPr>
            <w:rFonts w:ascii="Times New Roman" w:eastAsia="Times New Roman" w:hAnsi="Times New Roman" w:cs="Times New Roman"/>
            <w:color w:val="333333"/>
            <w:sz w:val="24"/>
            <w:szCs w:val="24"/>
          </w:rPr>
          <w:t>S</w:t>
        </w:r>
        <w:r w:rsidR="00292CDD">
          <w:rPr>
            <w:rFonts w:ascii="Times New Roman" w:eastAsia="Times New Roman" w:hAnsi="Times New Roman" w:cs="Times New Roman"/>
            <w:color w:val="333333"/>
            <w:sz w:val="24"/>
            <w:szCs w:val="24"/>
          </w:rPr>
          <w:t>.</w:t>
        </w:r>
        <w:r w:rsidR="00292CDD" w:rsidRPr="00CB169A">
          <w:rPr>
            <w:rFonts w:ascii="Times New Roman" w:eastAsia="Times New Roman" w:hAnsi="Times New Roman" w:cs="Times New Roman"/>
            <w:color w:val="333333"/>
            <w:sz w:val="24"/>
            <w:szCs w:val="24"/>
          </w:rPr>
          <w:t xml:space="preserve"> </w:t>
        </w:r>
      </w:ins>
      <w:r w:rsidRPr="00CB169A">
        <w:rPr>
          <w:rFonts w:ascii="Times New Roman" w:eastAsia="Times New Roman" w:hAnsi="Times New Roman" w:cs="Times New Roman"/>
          <w:color w:val="333333"/>
          <w:sz w:val="24"/>
          <w:szCs w:val="24"/>
        </w:rPr>
        <w:t xml:space="preserve">as </w:t>
      </w:r>
      <w:commentRangeStart w:id="38"/>
      <w:commentRangeStart w:id="39"/>
      <w:r w:rsidRPr="00CB169A">
        <w:rPr>
          <w:rFonts w:ascii="Times New Roman" w:eastAsia="Times New Roman" w:hAnsi="Times New Roman" w:cs="Times New Roman"/>
          <w:color w:val="333333"/>
          <w:sz w:val="24"/>
          <w:szCs w:val="24"/>
        </w:rPr>
        <w:t>they followed the range expansion of the non-native</w:t>
      </w:r>
      <w:del w:id="40" w:author="Fife,Austin N" w:date="2020-05-21T13:22:00Z">
        <w:r w:rsidRPr="00CB169A" w:rsidDel="00444B38">
          <w:rPr>
            <w:rFonts w:ascii="Times New Roman" w:eastAsia="Times New Roman" w:hAnsi="Times New Roman" w:cs="Times New Roman"/>
            <w:color w:val="333333"/>
            <w:sz w:val="24"/>
            <w:szCs w:val="24"/>
          </w:rPr>
          <w:delText xml:space="preserve"> noxious weed</w:delText>
        </w:r>
      </w:del>
      <w:r w:rsidRPr="00CB169A">
        <w:rPr>
          <w:rFonts w:ascii="Times New Roman" w:eastAsia="Times New Roman" w:hAnsi="Times New Roman" w:cs="Times New Roman"/>
          <w:color w:val="333333"/>
          <w:sz w:val="24"/>
          <w:szCs w:val="24"/>
        </w:rPr>
        <w:t> </w:t>
      </w:r>
      <w:commentRangeStart w:id="41"/>
      <w:ins w:id="42" w:author="Fife,Austin N" w:date="2020-05-21T12:40:00Z">
        <w:r w:rsidR="00C24882" w:rsidRPr="00CB169A">
          <w:rPr>
            <w:rFonts w:ascii="Times New Roman" w:eastAsia="Times New Roman" w:hAnsi="Times New Roman" w:cs="Times New Roman"/>
            <w:i/>
            <w:iCs/>
            <w:color w:val="333333"/>
            <w:sz w:val="24"/>
            <w:szCs w:val="24"/>
          </w:rPr>
          <w:t>Rosa multiflora</w:t>
        </w:r>
        <w:r w:rsidR="00C24882" w:rsidRPr="00CB169A">
          <w:rPr>
            <w:rFonts w:ascii="Times New Roman" w:eastAsia="Times New Roman" w:hAnsi="Times New Roman" w:cs="Times New Roman"/>
            <w:color w:val="333333"/>
            <w:sz w:val="24"/>
            <w:szCs w:val="24"/>
          </w:rPr>
          <w:t> </w:t>
        </w:r>
        <w:commentRangeEnd w:id="41"/>
        <w:r w:rsidR="00C24882">
          <w:rPr>
            <w:rStyle w:val="CommentReference"/>
          </w:rPr>
          <w:commentReference w:id="41"/>
        </w:r>
      </w:ins>
      <w:del w:id="43" w:author="Fife,Austin N" w:date="2020-05-21T12:40:00Z">
        <w:r w:rsidRPr="00CB169A" w:rsidDel="00C24882">
          <w:rPr>
            <w:rFonts w:ascii="Times New Roman" w:eastAsia="Times New Roman" w:hAnsi="Times New Roman" w:cs="Times New Roman"/>
            <w:i/>
            <w:iCs/>
            <w:color w:val="333333"/>
            <w:sz w:val="24"/>
            <w:szCs w:val="24"/>
          </w:rPr>
          <w:delText>Rosa multiflora</w:delText>
        </w:r>
        <w:r w:rsidRPr="00CB169A" w:rsidDel="00C24882">
          <w:rPr>
            <w:rFonts w:ascii="Times New Roman" w:eastAsia="Times New Roman" w:hAnsi="Times New Roman" w:cs="Times New Roman"/>
            <w:color w:val="333333"/>
            <w:sz w:val="24"/>
            <w:szCs w:val="24"/>
          </w:rPr>
          <w:delText> </w:delText>
        </w:r>
      </w:del>
      <w:r w:rsidRPr="00CB169A">
        <w:rPr>
          <w:rFonts w:ascii="Times New Roman" w:eastAsia="Times New Roman" w:hAnsi="Times New Roman" w:cs="Times New Roman"/>
          <w:color w:val="333333"/>
          <w:sz w:val="24"/>
          <w:szCs w:val="24"/>
        </w:rPr>
        <w:t>(</w:t>
      </w:r>
      <w:proofErr w:type="spellStart"/>
      <w:r w:rsidRPr="00CB169A">
        <w:rPr>
          <w:rFonts w:ascii="Times New Roman" w:eastAsia="Times New Roman" w:hAnsi="Times New Roman" w:cs="Times New Roman"/>
          <w:color w:val="333333"/>
          <w:sz w:val="24"/>
          <w:szCs w:val="24"/>
        </w:rPr>
        <w:t>Thunb</w:t>
      </w:r>
      <w:proofErr w:type="spellEnd"/>
      <w:r w:rsidR="00F04BB4"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towards the </w:t>
      </w:r>
      <w:r w:rsidR="00F11A91" w:rsidRPr="00CB169A">
        <w:rPr>
          <w:rFonts w:ascii="Times New Roman" w:eastAsia="Times New Roman" w:hAnsi="Times New Roman" w:cs="Times New Roman"/>
          <w:color w:val="333333"/>
          <w:sz w:val="24"/>
          <w:szCs w:val="24"/>
        </w:rPr>
        <w:t xml:space="preserve">east </w:t>
      </w:r>
      <w:r w:rsidRPr="00CB169A">
        <w:rPr>
          <w:rFonts w:ascii="Times New Roman" w:eastAsia="Times New Roman" w:hAnsi="Times New Roman" w:cs="Times New Roman"/>
          <w:color w:val="333333"/>
          <w:sz w:val="24"/>
          <w:szCs w:val="24"/>
        </w:rPr>
        <w:t>coast</w:t>
      </w:r>
      <w:commentRangeEnd w:id="38"/>
      <w:r w:rsidR="00703CEA">
        <w:rPr>
          <w:rStyle w:val="CommentReference"/>
        </w:rPr>
        <w:commentReference w:id="38"/>
      </w:r>
      <w:commentRangeEnd w:id="39"/>
      <w:r w:rsidR="00CE62D9">
        <w:rPr>
          <w:rStyle w:val="CommentReference"/>
        </w:rPr>
        <w:commentReference w:id="39"/>
      </w:r>
      <w:r w:rsidRPr="00CB169A">
        <w:rPr>
          <w:rFonts w:ascii="Times New Roman" w:eastAsia="Times New Roman" w:hAnsi="Times New Roman" w:cs="Times New Roman"/>
          <w:color w:val="333333"/>
          <w:sz w:val="24"/>
          <w:szCs w:val="24"/>
        </w:rPr>
        <w:t> (</w:t>
      </w:r>
      <w:proofErr w:type="spellStart"/>
      <w:r w:rsidRPr="00CB169A">
        <w:rPr>
          <w:rFonts w:ascii="Times New Roman" w:eastAsia="Times New Roman" w:hAnsi="Times New Roman" w:cs="Times New Roman"/>
          <w:color w:val="333333"/>
          <w:sz w:val="24"/>
          <w:szCs w:val="24"/>
        </w:rPr>
        <w:t>Amrine</w:t>
      </w:r>
      <w:proofErr w:type="spellEnd"/>
      <w:r w:rsidRPr="00CB169A">
        <w:rPr>
          <w:rFonts w:ascii="Times New Roman" w:eastAsia="Times New Roman" w:hAnsi="Times New Roman" w:cs="Times New Roman"/>
          <w:color w:val="333333"/>
          <w:sz w:val="24"/>
          <w:szCs w:val="24"/>
        </w:rPr>
        <w:t xml:space="preserve"> 2002</w:t>
      </w:r>
      <w:r w:rsidR="00C03D70">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Otero-</w:t>
      </w:r>
      <w:proofErr w:type="spellStart"/>
      <w:r w:rsidRPr="00CB169A">
        <w:rPr>
          <w:rFonts w:ascii="Times New Roman" w:eastAsia="Times New Roman" w:hAnsi="Times New Roman" w:cs="Times New Roman"/>
          <w:color w:val="333333"/>
          <w:sz w:val="24"/>
          <w:szCs w:val="24"/>
        </w:rPr>
        <w:t>Colina</w:t>
      </w:r>
      <w:proofErr w:type="spellEnd"/>
      <w:r w:rsidRPr="00CB169A">
        <w:rPr>
          <w:rFonts w:ascii="Times New Roman" w:eastAsia="Times New Roman" w:hAnsi="Times New Roman" w:cs="Times New Roman"/>
          <w:color w:val="333333"/>
          <w:sz w:val="24"/>
          <w:szCs w:val="24"/>
        </w:rPr>
        <w:t xml:space="preserve"> et al. 2018).</w:t>
      </w:r>
      <w:ins w:id="44" w:author="Fife,Austin N" w:date="2020-05-20T15:36:00Z">
        <w:r w:rsidR="00FA4496">
          <w:rPr>
            <w:rFonts w:ascii="Times New Roman" w:eastAsia="Times New Roman" w:hAnsi="Times New Roman" w:cs="Times New Roman"/>
            <w:color w:val="333333"/>
            <w:sz w:val="24"/>
            <w:szCs w:val="24"/>
          </w:rPr>
          <w:t xml:space="preserve"> </w:t>
        </w:r>
      </w:ins>
    </w:p>
    <w:p w14:paraId="780A1BE4" w14:textId="75E7BC28" w:rsidR="004C0B38" w:rsidRPr="00CB169A" w:rsidRDefault="003924BF"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 </w:t>
      </w:r>
      <w:commentRangeStart w:id="45"/>
      <w:commentRangeStart w:id="46"/>
      <w:del w:id="47" w:author="Fife,Austin N" w:date="2020-05-14T11:58:00Z">
        <w:r w:rsidR="004C0B38" w:rsidRPr="00CB169A" w:rsidDel="009C32D9">
          <w:rPr>
            <w:rFonts w:ascii="Times New Roman" w:eastAsia="Times New Roman" w:hAnsi="Times New Roman" w:cs="Times New Roman"/>
            <w:color w:val="333333"/>
            <w:sz w:val="24"/>
            <w:szCs w:val="24"/>
          </w:rPr>
          <w:delText xml:space="preserve">RRD </w:delText>
        </w:r>
      </w:del>
      <w:ins w:id="48" w:author="Fife,Austin N" w:date="2020-05-14T11:59:00Z">
        <w:r w:rsidR="00790A2C">
          <w:rPr>
            <w:rFonts w:ascii="Times New Roman" w:eastAsia="Times New Roman" w:hAnsi="Times New Roman" w:cs="Times New Roman"/>
            <w:color w:val="333333"/>
            <w:sz w:val="24"/>
            <w:szCs w:val="24"/>
          </w:rPr>
          <w:t>In 201</w:t>
        </w:r>
      </w:ins>
      <w:ins w:id="49" w:author="Fife,Austin N" w:date="2020-05-14T12:07:00Z">
        <w:r w:rsidR="00F00817">
          <w:rPr>
            <w:rFonts w:ascii="Times New Roman" w:eastAsia="Times New Roman" w:hAnsi="Times New Roman" w:cs="Times New Roman"/>
            <w:color w:val="333333"/>
            <w:sz w:val="24"/>
            <w:szCs w:val="24"/>
          </w:rPr>
          <w:t>3</w:t>
        </w:r>
      </w:ins>
      <w:ins w:id="50" w:author="Fife,Austin N" w:date="2020-05-14T11:59:00Z">
        <w:r w:rsidR="00790A2C">
          <w:rPr>
            <w:rFonts w:ascii="Times New Roman" w:eastAsia="Times New Roman" w:hAnsi="Times New Roman" w:cs="Times New Roman"/>
            <w:color w:val="333333"/>
            <w:sz w:val="24"/>
            <w:szCs w:val="24"/>
          </w:rPr>
          <w:t xml:space="preserve"> </w:t>
        </w:r>
      </w:ins>
      <w:ins w:id="51" w:author="Fife,Austin N" w:date="2020-05-20T15:34:00Z">
        <w:r w:rsidR="00D453C4">
          <w:rPr>
            <w:rFonts w:ascii="Times New Roman" w:eastAsia="Times New Roman" w:hAnsi="Times New Roman" w:cs="Times New Roman"/>
            <w:color w:val="333333"/>
            <w:sz w:val="24"/>
            <w:szCs w:val="24"/>
          </w:rPr>
          <w:t>a</w:t>
        </w:r>
      </w:ins>
      <w:ins w:id="52" w:author="Fife,Austin N" w:date="2020-05-20T15:36:00Z">
        <w:r w:rsidR="00D47132">
          <w:rPr>
            <w:rFonts w:ascii="Times New Roman" w:eastAsia="Times New Roman" w:hAnsi="Times New Roman" w:cs="Times New Roman"/>
            <w:color w:val="333333"/>
            <w:sz w:val="24"/>
            <w:szCs w:val="24"/>
          </w:rPr>
          <w:t xml:space="preserve"> </w:t>
        </w:r>
      </w:ins>
      <w:ins w:id="53" w:author="Fife,Austin N" w:date="2020-05-20T15:34:00Z">
        <w:r w:rsidR="00D453C4">
          <w:rPr>
            <w:rFonts w:ascii="Times New Roman" w:eastAsia="Times New Roman" w:hAnsi="Times New Roman" w:cs="Times New Roman"/>
            <w:color w:val="333333"/>
            <w:sz w:val="24"/>
            <w:szCs w:val="24"/>
          </w:rPr>
          <w:t xml:space="preserve">nursery </w:t>
        </w:r>
      </w:ins>
      <w:ins w:id="54" w:author="Fife,Austin N" w:date="2020-05-20T15:35:00Z">
        <w:r w:rsidR="00FC50E9">
          <w:rPr>
            <w:rFonts w:ascii="Times New Roman" w:eastAsia="Times New Roman" w:hAnsi="Times New Roman" w:cs="Times New Roman"/>
            <w:color w:val="333333"/>
            <w:sz w:val="24"/>
            <w:szCs w:val="24"/>
          </w:rPr>
          <w:t xml:space="preserve">in Quincy, Gadsden County, FL </w:t>
        </w:r>
      </w:ins>
      <w:ins w:id="55" w:author="Fife,Austin N" w:date="2020-05-20T15:34:00Z">
        <w:r w:rsidR="00D453C4">
          <w:rPr>
            <w:rFonts w:ascii="Times New Roman" w:eastAsia="Times New Roman" w:hAnsi="Times New Roman" w:cs="Times New Roman"/>
            <w:color w:val="333333"/>
            <w:sz w:val="24"/>
            <w:szCs w:val="24"/>
          </w:rPr>
          <w:t xml:space="preserve">detected </w:t>
        </w:r>
      </w:ins>
      <w:ins w:id="56" w:author="Fife,Austin N" w:date="2020-05-14T12:09:00Z">
        <w:r w:rsidR="008E4D06">
          <w:rPr>
            <w:rFonts w:ascii="Times New Roman" w:eastAsia="Times New Roman" w:hAnsi="Times New Roman" w:cs="Times New Roman"/>
            <w:color w:val="333333"/>
            <w:sz w:val="24"/>
            <w:szCs w:val="24"/>
          </w:rPr>
          <w:t xml:space="preserve">witches’ brooms and </w:t>
        </w:r>
        <w:r w:rsidR="00BA589A">
          <w:rPr>
            <w:rFonts w:ascii="Times New Roman" w:eastAsia="Times New Roman" w:hAnsi="Times New Roman" w:cs="Times New Roman"/>
            <w:color w:val="333333"/>
            <w:sz w:val="24"/>
            <w:szCs w:val="24"/>
          </w:rPr>
          <w:t xml:space="preserve">other </w:t>
        </w:r>
      </w:ins>
      <w:ins w:id="57" w:author="Fife,Austin N" w:date="2020-05-14T12:10:00Z">
        <w:r w:rsidR="00AA0BE9">
          <w:rPr>
            <w:rFonts w:ascii="Times New Roman" w:eastAsia="Times New Roman" w:hAnsi="Times New Roman" w:cs="Times New Roman"/>
            <w:color w:val="333333"/>
            <w:sz w:val="24"/>
            <w:szCs w:val="24"/>
          </w:rPr>
          <w:t xml:space="preserve">RRD </w:t>
        </w:r>
      </w:ins>
      <w:ins w:id="58" w:author="Fife,Austin N" w:date="2020-05-14T11:58:00Z">
        <w:r w:rsidR="009C32D9">
          <w:rPr>
            <w:rFonts w:ascii="Times New Roman" w:eastAsia="Times New Roman" w:hAnsi="Times New Roman" w:cs="Times New Roman"/>
            <w:color w:val="333333"/>
            <w:sz w:val="24"/>
            <w:szCs w:val="24"/>
          </w:rPr>
          <w:t>symptoms</w:t>
        </w:r>
        <w:r w:rsidR="009C32D9" w:rsidRPr="00CB169A">
          <w:rPr>
            <w:rFonts w:ascii="Times New Roman" w:eastAsia="Times New Roman" w:hAnsi="Times New Roman" w:cs="Times New Roman"/>
            <w:color w:val="333333"/>
            <w:sz w:val="24"/>
            <w:szCs w:val="24"/>
          </w:rPr>
          <w:t xml:space="preserve"> </w:t>
        </w:r>
      </w:ins>
      <w:del w:id="59" w:author="Fife,Austin N" w:date="2020-05-14T11:59:00Z">
        <w:r w:rsidR="00EE3E9B" w:rsidRPr="00CB169A" w:rsidDel="009C32D9">
          <w:rPr>
            <w:rFonts w:ascii="Times New Roman" w:eastAsia="Times New Roman" w:hAnsi="Times New Roman" w:cs="Times New Roman"/>
            <w:color w:val="333333"/>
            <w:sz w:val="24"/>
            <w:szCs w:val="24"/>
          </w:rPr>
          <w:delText>w</w:delText>
        </w:r>
        <w:r w:rsidR="004C0B38" w:rsidRPr="00CB169A" w:rsidDel="009C32D9">
          <w:rPr>
            <w:rFonts w:ascii="Times New Roman" w:eastAsia="Times New Roman" w:hAnsi="Times New Roman" w:cs="Times New Roman"/>
            <w:color w:val="333333"/>
            <w:sz w:val="24"/>
            <w:szCs w:val="24"/>
          </w:rPr>
          <w:delText xml:space="preserve">as </w:delText>
        </w:r>
      </w:del>
      <w:del w:id="60" w:author="Fife,Austin N" w:date="2020-05-20T15:34:00Z">
        <w:r w:rsidR="004C0B38" w:rsidRPr="00CB169A" w:rsidDel="00FC50E9">
          <w:rPr>
            <w:rFonts w:ascii="Times New Roman" w:eastAsia="Times New Roman" w:hAnsi="Times New Roman" w:cs="Times New Roman"/>
            <w:color w:val="333333"/>
            <w:sz w:val="24"/>
            <w:szCs w:val="24"/>
          </w:rPr>
          <w:delText>detected</w:delText>
        </w:r>
      </w:del>
      <w:ins w:id="61" w:author="Fife,Austin N" w:date="2020-05-14T11:59:00Z">
        <w:r w:rsidR="00790A2C">
          <w:rPr>
            <w:rFonts w:ascii="Times New Roman" w:eastAsia="Times New Roman" w:hAnsi="Times New Roman" w:cs="Times New Roman"/>
            <w:color w:val="333333"/>
            <w:sz w:val="24"/>
            <w:szCs w:val="24"/>
          </w:rPr>
          <w:t>on</w:t>
        </w:r>
      </w:ins>
      <w:ins w:id="62" w:author="Fife,Austin N" w:date="2020-05-14T12:00:00Z">
        <w:r w:rsidR="00790A2C">
          <w:rPr>
            <w:rFonts w:ascii="Times New Roman" w:eastAsia="Times New Roman" w:hAnsi="Times New Roman" w:cs="Times New Roman"/>
            <w:color w:val="333333"/>
            <w:sz w:val="24"/>
            <w:szCs w:val="24"/>
          </w:rPr>
          <w:t xml:space="preserve"> </w:t>
        </w:r>
      </w:ins>
      <w:ins w:id="63" w:author="Fife,Austin N" w:date="2020-05-14T12:07:00Z">
        <w:r w:rsidR="00A7180C">
          <w:rPr>
            <w:rFonts w:ascii="Times New Roman" w:eastAsia="Times New Roman" w:hAnsi="Times New Roman" w:cs="Times New Roman"/>
            <w:color w:val="333333"/>
            <w:sz w:val="24"/>
            <w:szCs w:val="24"/>
          </w:rPr>
          <w:t xml:space="preserve">15 </w:t>
        </w:r>
      </w:ins>
      <w:ins w:id="64" w:author="Fife,Austin N [2]" w:date="2020-06-03T15:31:00Z">
        <w:r w:rsidR="005315E4">
          <w:rPr>
            <w:rFonts w:ascii="Times New Roman" w:eastAsia="Times New Roman" w:hAnsi="Times New Roman" w:cs="Times New Roman"/>
            <w:color w:val="333333"/>
            <w:sz w:val="24"/>
            <w:szCs w:val="24"/>
          </w:rPr>
          <w:t xml:space="preserve">knockout </w:t>
        </w:r>
      </w:ins>
      <w:ins w:id="65" w:author="Fife,Austin N" w:date="2020-05-14T12:00:00Z">
        <w:r w:rsidR="00790A2C">
          <w:rPr>
            <w:rFonts w:ascii="Times New Roman" w:eastAsia="Times New Roman" w:hAnsi="Times New Roman" w:cs="Times New Roman"/>
            <w:color w:val="333333"/>
            <w:sz w:val="24"/>
            <w:szCs w:val="24"/>
          </w:rPr>
          <w:t>roses</w:t>
        </w:r>
      </w:ins>
      <w:r w:rsidR="004C0B38" w:rsidRPr="00CB169A">
        <w:rPr>
          <w:rFonts w:ascii="Times New Roman" w:eastAsia="Times New Roman" w:hAnsi="Times New Roman" w:cs="Times New Roman"/>
          <w:color w:val="333333"/>
          <w:sz w:val="24"/>
          <w:szCs w:val="24"/>
        </w:rPr>
        <w:t xml:space="preserve"> </w:t>
      </w:r>
      <w:ins w:id="66" w:author="Fife,Austin N" w:date="2020-05-20T15:34:00Z">
        <w:r w:rsidR="00FC50E9">
          <w:rPr>
            <w:rFonts w:ascii="Times New Roman" w:eastAsia="Times New Roman" w:hAnsi="Times New Roman" w:cs="Times New Roman"/>
            <w:color w:val="333333"/>
            <w:sz w:val="24"/>
            <w:szCs w:val="24"/>
          </w:rPr>
          <w:t xml:space="preserve">which had been imported </w:t>
        </w:r>
      </w:ins>
      <w:ins w:id="67" w:author="Fife,Austin N" w:date="2020-05-20T15:35:00Z">
        <w:r w:rsidR="00FC50E9">
          <w:rPr>
            <w:rFonts w:ascii="Times New Roman" w:eastAsia="Times New Roman" w:hAnsi="Times New Roman" w:cs="Times New Roman"/>
            <w:color w:val="333333"/>
            <w:sz w:val="24"/>
            <w:szCs w:val="24"/>
          </w:rPr>
          <w:t xml:space="preserve">from out of state. </w:t>
        </w:r>
      </w:ins>
      <w:del w:id="68" w:author="Fife,Austin N" w:date="2020-05-14T11:59:00Z">
        <w:r w:rsidR="004C0B38" w:rsidRPr="00CB169A" w:rsidDel="00115EA6">
          <w:rPr>
            <w:rFonts w:ascii="Times New Roman" w:eastAsia="Times New Roman" w:hAnsi="Times New Roman" w:cs="Times New Roman"/>
            <w:color w:val="333333"/>
            <w:sz w:val="24"/>
            <w:szCs w:val="24"/>
          </w:rPr>
          <w:delText>in</w:delText>
        </w:r>
      </w:del>
      <w:del w:id="69" w:author="Fife,Austin N" w:date="2020-05-20T15:35:00Z">
        <w:r w:rsidR="004C0B38" w:rsidRPr="00CB169A" w:rsidDel="00FC50E9">
          <w:rPr>
            <w:rFonts w:ascii="Times New Roman" w:eastAsia="Times New Roman" w:hAnsi="Times New Roman" w:cs="Times New Roman"/>
            <w:color w:val="333333"/>
            <w:sz w:val="24"/>
            <w:szCs w:val="24"/>
          </w:rPr>
          <w:delText xml:space="preserve"> Florida </w:delText>
        </w:r>
      </w:del>
      <w:del w:id="70" w:author="Fife,Austin N" w:date="2020-05-14T12:00:00Z">
        <w:r w:rsidR="004C0B38" w:rsidRPr="00CB169A" w:rsidDel="00B60463">
          <w:rPr>
            <w:rFonts w:ascii="Times New Roman" w:eastAsia="Times New Roman" w:hAnsi="Times New Roman" w:cs="Times New Roman"/>
            <w:color w:val="333333"/>
            <w:sz w:val="24"/>
            <w:szCs w:val="24"/>
          </w:rPr>
          <w:delText>in 2014 on 15 plants</w:delText>
        </w:r>
      </w:del>
      <w:commentRangeEnd w:id="45"/>
      <w:r w:rsidR="00703CEA">
        <w:rPr>
          <w:rStyle w:val="CommentReference"/>
        </w:rPr>
        <w:commentReference w:id="45"/>
      </w:r>
      <w:commentRangeEnd w:id="46"/>
      <w:r w:rsidR="00962954">
        <w:rPr>
          <w:rStyle w:val="CommentReference"/>
        </w:rPr>
        <w:commentReference w:id="46"/>
      </w:r>
      <w:del w:id="71" w:author="Fife,Austin N" w:date="2020-05-14T12:27:00Z">
        <w:r w:rsidR="00EE3E9B" w:rsidRPr="00CB169A" w:rsidDel="004C68ED">
          <w:rPr>
            <w:rFonts w:ascii="Times New Roman" w:eastAsia="Times New Roman" w:hAnsi="Times New Roman" w:cs="Times New Roman"/>
            <w:color w:val="333333"/>
            <w:sz w:val="24"/>
            <w:szCs w:val="24"/>
          </w:rPr>
          <w:delText>.</w:delText>
        </w:r>
      </w:del>
      <w:del w:id="72" w:author="Fife,Austin N" w:date="2020-05-20T15:35:00Z">
        <w:r w:rsidR="00EE3E9B" w:rsidRPr="00CB169A" w:rsidDel="00FC50E9">
          <w:rPr>
            <w:rFonts w:ascii="Times New Roman" w:eastAsia="Times New Roman" w:hAnsi="Times New Roman" w:cs="Times New Roman"/>
            <w:color w:val="333333"/>
            <w:sz w:val="24"/>
            <w:szCs w:val="24"/>
          </w:rPr>
          <w:delText xml:space="preserve"> </w:delText>
        </w:r>
      </w:del>
      <w:del w:id="73" w:author="Fife,Austin N" w:date="2020-05-14T12:00:00Z">
        <w:r w:rsidR="00EE3E9B" w:rsidRPr="00CB169A" w:rsidDel="00B60463">
          <w:rPr>
            <w:rFonts w:ascii="Times New Roman" w:eastAsia="Times New Roman" w:hAnsi="Times New Roman" w:cs="Times New Roman"/>
            <w:color w:val="333333"/>
            <w:sz w:val="24"/>
            <w:szCs w:val="24"/>
          </w:rPr>
          <w:delText>T</w:delText>
        </w:r>
        <w:r w:rsidR="004C0B38" w:rsidRPr="00CB169A" w:rsidDel="00B60463">
          <w:rPr>
            <w:rFonts w:ascii="Times New Roman" w:eastAsia="Times New Roman" w:hAnsi="Times New Roman" w:cs="Times New Roman"/>
            <w:color w:val="333333"/>
            <w:sz w:val="24"/>
            <w:szCs w:val="24"/>
          </w:rPr>
          <w:delText xml:space="preserve">he </w:delText>
        </w:r>
      </w:del>
      <w:ins w:id="74" w:author="Fife,Austin N" w:date="2020-05-14T12:08:00Z">
        <w:r w:rsidR="00B069D2">
          <w:rPr>
            <w:rFonts w:ascii="Times New Roman" w:eastAsia="Times New Roman" w:hAnsi="Times New Roman" w:cs="Times New Roman"/>
            <w:color w:val="333333"/>
            <w:sz w:val="24"/>
            <w:szCs w:val="24"/>
          </w:rPr>
          <w:t>8</w:t>
        </w:r>
      </w:ins>
      <w:ins w:id="75" w:author="Fife,Austin N" w:date="2020-05-14T12:00:00Z">
        <w:r w:rsidR="00B60463" w:rsidRPr="00CB169A">
          <w:rPr>
            <w:rFonts w:ascii="Times New Roman" w:eastAsia="Times New Roman" w:hAnsi="Times New Roman" w:cs="Times New Roman"/>
            <w:color w:val="333333"/>
            <w:sz w:val="24"/>
            <w:szCs w:val="24"/>
          </w:rPr>
          <w:t xml:space="preserve"> </w:t>
        </w:r>
      </w:ins>
      <w:ins w:id="76" w:author="Fife,Austin N" w:date="2020-05-14T12:08:00Z">
        <w:r w:rsidR="00B069D2">
          <w:rPr>
            <w:rFonts w:ascii="Times New Roman" w:eastAsia="Times New Roman" w:hAnsi="Times New Roman" w:cs="Times New Roman"/>
            <w:color w:val="333333"/>
            <w:sz w:val="24"/>
            <w:szCs w:val="24"/>
          </w:rPr>
          <w:t xml:space="preserve">symptomatic </w:t>
        </w:r>
      </w:ins>
      <w:r w:rsidR="004C0B38" w:rsidRPr="00CB169A">
        <w:rPr>
          <w:rFonts w:ascii="Times New Roman" w:eastAsia="Times New Roman" w:hAnsi="Times New Roman" w:cs="Times New Roman"/>
          <w:color w:val="333333"/>
          <w:sz w:val="24"/>
          <w:szCs w:val="24"/>
        </w:rPr>
        <w:t xml:space="preserve">plants </w:t>
      </w:r>
      <w:ins w:id="77" w:author="Fife,Austin N" w:date="2020-05-14T12:25:00Z">
        <w:r w:rsidR="003E441B">
          <w:rPr>
            <w:rFonts w:ascii="Times New Roman" w:eastAsia="Times New Roman" w:hAnsi="Times New Roman" w:cs="Times New Roman"/>
            <w:color w:val="333333"/>
            <w:sz w:val="24"/>
            <w:szCs w:val="24"/>
          </w:rPr>
          <w:t xml:space="preserve">were </w:t>
        </w:r>
      </w:ins>
      <w:ins w:id="78" w:author="Fife,Austin N" w:date="2020-05-14T12:01:00Z">
        <w:r w:rsidR="00745040">
          <w:rPr>
            <w:rFonts w:ascii="Times New Roman" w:eastAsia="Times New Roman" w:hAnsi="Times New Roman" w:cs="Times New Roman"/>
            <w:color w:val="333333"/>
            <w:sz w:val="24"/>
            <w:szCs w:val="24"/>
          </w:rPr>
          <w:t xml:space="preserve">tested </w:t>
        </w:r>
      </w:ins>
      <w:ins w:id="79" w:author="Fife,Austin N" w:date="2020-05-14T12:25:00Z">
        <w:r w:rsidR="003E441B">
          <w:rPr>
            <w:rFonts w:ascii="Times New Roman" w:eastAsia="Times New Roman" w:hAnsi="Times New Roman" w:cs="Times New Roman"/>
            <w:color w:val="333333"/>
            <w:sz w:val="24"/>
            <w:szCs w:val="24"/>
          </w:rPr>
          <w:t xml:space="preserve">and found </w:t>
        </w:r>
      </w:ins>
      <w:ins w:id="80" w:author="Fife,Austin N" w:date="2020-05-14T12:01:00Z">
        <w:r w:rsidR="00745040">
          <w:rPr>
            <w:rFonts w:ascii="Times New Roman" w:eastAsia="Times New Roman" w:hAnsi="Times New Roman" w:cs="Times New Roman"/>
            <w:color w:val="333333"/>
            <w:sz w:val="24"/>
            <w:szCs w:val="24"/>
          </w:rPr>
          <w:t>positive for RRD</w:t>
        </w:r>
      </w:ins>
      <w:del w:id="81" w:author="Fife,Austin N" w:date="2020-05-14T12:01:00Z">
        <w:r w:rsidR="004C0B38" w:rsidRPr="00CB169A" w:rsidDel="00E749D9">
          <w:rPr>
            <w:rFonts w:ascii="Times New Roman" w:eastAsia="Times New Roman" w:hAnsi="Times New Roman" w:cs="Times New Roman"/>
            <w:color w:val="333333"/>
            <w:sz w:val="24"/>
            <w:szCs w:val="24"/>
          </w:rPr>
          <w:delText>were destroyed</w:delText>
        </w:r>
        <w:r w:rsidR="004C0B38" w:rsidRPr="00CB169A" w:rsidDel="00745040">
          <w:rPr>
            <w:rFonts w:ascii="Times New Roman" w:eastAsia="Times New Roman" w:hAnsi="Times New Roman" w:cs="Times New Roman"/>
            <w:color w:val="333333"/>
            <w:sz w:val="24"/>
            <w:szCs w:val="24"/>
          </w:rPr>
          <w:delText xml:space="preserve"> and</w:delText>
        </w:r>
      </w:del>
      <w:ins w:id="82" w:author="Fife,Austin N" w:date="2020-05-14T12:01:00Z">
        <w:r w:rsidR="00745040">
          <w:rPr>
            <w:rFonts w:ascii="Times New Roman" w:eastAsia="Times New Roman" w:hAnsi="Times New Roman" w:cs="Times New Roman"/>
            <w:color w:val="333333"/>
            <w:sz w:val="24"/>
            <w:szCs w:val="24"/>
          </w:rPr>
          <w:t>.</w:t>
        </w:r>
      </w:ins>
      <w:r w:rsidR="004C0B38" w:rsidRPr="00CB169A">
        <w:rPr>
          <w:rFonts w:ascii="Times New Roman" w:eastAsia="Times New Roman" w:hAnsi="Times New Roman" w:cs="Times New Roman"/>
          <w:color w:val="333333"/>
          <w:sz w:val="24"/>
          <w:szCs w:val="24"/>
        </w:rPr>
        <w:t> </w:t>
      </w:r>
      <w:r w:rsidR="004C0B38" w:rsidRPr="00CB169A">
        <w:rPr>
          <w:rFonts w:ascii="Times New Roman" w:eastAsia="Times New Roman" w:hAnsi="Times New Roman" w:cs="Times New Roman"/>
          <w:i/>
          <w:iCs/>
          <w:color w:val="333333"/>
          <w:sz w:val="24"/>
          <w:szCs w:val="24"/>
        </w:rPr>
        <w:t>P. fructiphilus</w:t>
      </w:r>
      <w:r w:rsidR="004C0B38" w:rsidRPr="00CB169A">
        <w:rPr>
          <w:rFonts w:ascii="Times New Roman" w:eastAsia="Times New Roman" w:hAnsi="Times New Roman" w:cs="Times New Roman"/>
          <w:color w:val="333333"/>
          <w:sz w:val="24"/>
          <w:szCs w:val="24"/>
        </w:rPr>
        <w:t> were not detected on the roses at that time (Babu et al. 2014). In 2018 we began a series of surveys along the borders of northern Florida and southern Georgia</w:t>
      </w:r>
      <w:r w:rsidR="00EE3E9B" w:rsidRPr="00CB169A">
        <w:rPr>
          <w:rFonts w:ascii="Times New Roman" w:eastAsia="Times New Roman" w:hAnsi="Times New Roman" w:cs="Times New Roman"/>
          <w:color w:val="333333"/>
          <w:sz w:val="24"/>
          <w:szCs w:val="24"/>
        </w:rPr>
        <w:t xml:space="preserve"> to determine if this mite was present and acting as a vector for the disease.</w:t>
      </w:r>
    </w:p>
    <w:p w14:paraId="1F436E29" w14:textId="1D53C9E2" w:rsidR="00705B0A" w:rsidRPr="00CB169A" w:rsidRDefault="00705B0A"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Survey efforts initially focused on </w:t>
      </w:r>
      <w:r w:rsidR="00F04BB4" w:rsidRPr="00CB169A">
        <w:rPr>
          <w:rFonts w:ascii="Times New Roman" w:eastAsia="Times New Roman" w:hAnsi="Times New Roman" w:cs="Times New Roman"/>
          <w:color w:val="333333"/>
          <w:sz w:val="24"/>
          <w:szCs w:val="24"/>
        </w:rPr>
        <w:t xml:space="preserve">counties </w:t>
      </w:r>
      <w:r w:rsidR="00054131" w:rsidRPr="00CB169A">
        <w:rPr>
          <w:rFonts w:ascii="Times New Roman" w:eastAsia="Times New Roman" w:hAnsi="Times New Roman" w:cs="Times New Roman"/>
          <w:color w:val="333333"/>
          <w:sz w:val="24"/>
          <w:szCs w:val="24"/>
        </w:rPr>
        <w:t>around</w:t>
      </w:r>
      <w:r w:rsidRPr="00CB169A">
        <w:rPr>
          <w:rFonts w:ascii="Times New Roman" w:eastAsia="Times New Roman" w:hAnsi="Times New Roman" w:cs="Times New Roman"/>
          <w:color w:val="333333"/>
          <w:sz w:val="24"/>
          <w:szCs w:val="24"/>
        </w:rPr>
        <w:t xml:space="preserve"> Leon</w:t>
      </w:r>
      <w:r w:rsidR="00F11A91" w:rsidRPr="00CB169A">
        <w:rPr>
          <w:rFonts w:ascii="Times New Roman" w:eastAsia="Times New Roman" w:hAnsi="Times New Roman" w:cs="Times New Roman"/>
          <w:color w:val="333333"/>
          <w:sz w:val="24"/>
          <w:szCs w:val="24"/>
        </w:rPr>
        <w:t xml:space="preserve"> County</w:t>
      </w:r>
      <w:ins w:id="83" w:author="Fife,Austin N" w:date="2020-05-21T12:56:00Z">
        <w:r w:rsidR="00E05583">
          <w:rPr>
            <w:rFonts w:ascii="Times New Roman" w:eastAsia="Times New Roman" w:hAnsi="Times New Roman" w:cs="Times New Roman"/>
            <w:color w:val="333333"/>
            <w:sz w:val="24"/>
            <w:szCs w:val="24"/>
          </w:rPr>
          <w:t>, FL</w:t>
        </w:r>
      </w:ins>
      <w:r w:rsidRPr="00CB169A">
        <w:rPr>
          <w:rFonts w:ascii="Times New Roman" w:eastAsia="Times New Roman" w:hAnsi="Times New Roman" w:cs="Times New Roman"/>
          <w:color w:val="333333"/>
          <w:sz w:val="24"/>
          <w:szCs w:val="24"/>
        </w:rPr>
        <w:t>. Rose tissue samples were taken from the periphery of various roses</w:t>
      </w:r>
      <w:ins w:id="84" w:author="Fife,Austin N [2]" w:date="2020-06-03T15:15:00Z">
        <w:r w:rsidR="007913B5">
          <w:rPr>
            <w:rFonts w:ascii="Times New Roman" w:eastAsia="Times New Roman" w:hAnsi="Times New Roman" w:cs="Times New Roman"/>
            <w:color w:val="333333"/>
            <w:sz w:val="24"/>
            <w:szCs w:val="24"/>
          </w:rPr>
          <w:t xml:space="preserve"> in the landscape</w:t>
        </w:r>
      </w:ins>
      <w:r w:rsidR="00D8151F"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t>
      </w:r>
      <w:r w:rsidR="00D8151F" w:rsidRPr="00CB169A">
        <w:rPr>
          <w:rFonts w:ascii="Times New Roman" w:eastAsia="Times New Roman" w:hAnsi="Times New Roman" w:cs="Times New Roman"/>
          <w:color w:val="333333"/>
          <w:sz w:val="24"/>
          <w:szCs w:val="24"/>
        </w:rPr>
        <w:t>s</w:t>
      </w:r>
      <w:r w:rsidRPr="00CB169A">
        <w:rPr>
          <w:rFonts w:ascii="Times New Roman" w:eastAsia="Times New Roman" w:hAnsi="Times New Roman" w:cs="Times New Roman"/>
          <w:color w:val="333333"/>
          <w:sz w:val="24"/>
          <w:szCs w:val="24"/>
        </w:rPr>
        <w:t>ampl</w:t>
      </w:r>
      <w:ins w:id="85" w:author="Fife,Austin N" w:date="2020-05-14T12:18:00Z">
        <w:r w:rsidR="003A19F1">
          <w:rPr>
            <w:rFonts w:ascii="Times New Roman" w:eastAsia="Times New Roman" w:hAnsi="Times New Roman" w:cs="Times New Roman"/>
            <w:color w:val="333333"/>
            <w:sz w:val="24"/>
            <w:szCs w:val="24"/>
          </w:rPr>
          <w:t>ing was focused on the flower</w:t>
        </w:r>
      </w:ins>
      <w:ins w:id="86" w:author="Fife,Austin N" w:date="2020-05-14T12:20:00Z">
        <w:r w:rsidR="00A5417B">
          <w:rPr>
            <w:rFonts w:ascii="Times New Roman" w:eastAsia="Times New Roman" w:hAnsi="Times New Roman" w:cs="Times New Roman"/>
            <w:color w:val="333333"/>
            <w:sz w:val="24"/>
            <w:szCs w:val="24"/>
          </w:rPr>
          <w:t>ing tips</w:t>
        </w:r>
      </w:ins>
      <w:ins w:id="87" w:author="Fife,Austin N" w:date="2020-05-14T12:18:00Z">
        <w:r w:rsidR="003A19F1">
          <w:rPr>
            <w:rFonts w:ascii="Times New Roman" w:eastAsia="Times New Roman" w:hAnsi="Times New Roman" w:cs="Times New Roman"/>
            <w:color w:val="333333"/>
            <w:sz w:val="24"/>
            <w:szCs w:val="24"/>
          </w:rPr>
          <w:t xml:space="preserve"> of roses and</w:t>
        </w:r>
      </w:ins>
      <w:ins w:id="88" w:author="Fife,Austin N" w:date="2020-05-21T11:59:00Z">
        <w:r w:rsidR="00FB4451">
          <w:rPr>
            <w:rFonts w:ascii="Times New Roman" w:eastAsia="Times New Roman" w:hAnsi="Times New Roman" w:cs="Times New Roman"/>
            <w:color w:val="333333"/>
            <w:sz w:val="24"/>
            <w:szCs w:val="24"/>
          </w:rPr>
          <w:t xml:space="preserve"> </w:t>
        </w:r>
      </w:ins>
      <w:del w:id="89" w:author="Fife,Austin N" w:date="2020-05-14T12:18:00Z">
        <w:r w:rsidRPr="00CB169A" w:rsidDel="003A19F1">
          <w:rPr>
            <w:rFonts w:ascii="Times New Roman" w:eastAsia="Times New Roman" w:hAnsi="Times New Roman" w:cs="Times New Roman"/>
            <w:color w:val="333333"/>
            <w:sz w:val="24"/>
            <w:szCs w:val="24"/>
          </w:rPr>
          <w:delText xml:space="preserve">es </w:delText>
        </w:r>
      </w:del>
      <w:r w:rsidRPr="00CB169A">
        <w:rPr>
          <w:rFonts w:ascii="Times New Roman" w:eastAsia="Times New Roman" w:hAnsi="Times New Roman" w:cs="Times New Roman"/>
          <w:color w:val="333333"/>
          <w:sz w:val="24"/>
          <w:szCs w:val="24"/>
        </w:rPr>
        <w:t>included a mixture of flowers, fruits, buds and short lengths of rose cane</w:t>
      </w:r>
      <w:ins w:id="90" w:author="Fife,Austin N" w:date="2020-05-14T12:18:00Z">
        <w:r w:rsidR="003A19F1">
          <w:rPr>
            <w:rFonts w:ascii="Times New Roman" w:eastAsia="Times New Roman" w:hAnsi="Times New Roman" w:cs="Times New Roman"/>
            <w:color w:val="333333"/>
            <w:sz w:val="24"/>
            <w:szCs w:val="24"/>
          </w:rPr>
          <w:t>.</w:t>
        </w:r>
      </w:ins>
      <w:del w:id="91" w:author="Fife,Austin N" w:date="2020-05-14T12:18:00Z">
        <w:r w:rsidRPr="00CB169A" w:rsidDel="003A19F1">
          <w:rPr>
            <w:rFonts w:ascii="Times New Roman" w:eastAsia="Times New Roman" w:hAnsi="Times New Roman" w:cs="Times New Roman"/>
            <w:color w:val="333333"/>
            <w:sz w:val="24"/>
            <w:szCs w:val="24"/>
          </w:rPr>
          <w:delText>,</w:delText>
        </w:r>
      </w:del>
      <w:r w:rsidRPr="00CB169A">
        <w:rPr>
          <w:rFonts w:ascii="Times New Roman" w:eastAsia="Times New Roman" w:hAnsi="Times New Roman" w:cs="Times New Roman"/>
          <w:color w:val="333333"/>
          <w:sz w:val="24"/>
          <w:szCs w:val="24"/>
        </w:rPr>
        <w:t xml:space="preserve"> </w:t>
      </w:r>
      <w:ins w:id="92" w:author="Fife,Austin N" w:date="2020-05-14T12:18:00Z">
        <w:r w:rsidR="003A19F1">
          <w:rPr>
            <w:rFonts w:ascii="Times New Roman" w:eastAsia="Times New Roman" w:hAnsi="Times New Roman" w:cs="Times New Roman"/>
            <w:color w:val="333333"/>
            <w:sz w:val="24"/>
            <w:szCs w:val="24"/>
          </w:rPr>
          <w:t xml:space="preserve">Samples </w:t>
        </w:r>
        <w:r w:rsidR="00B13510">
          <w:rPr>
            <w:rFonts w:ascii="Times New Roman" w:eastAsia="Times New Roman" w:hAnsi="Times New Roman" w:cs="Times New Roman"/>
            <w:color w:val="333333"/>
            <w:sz w:val="24"/>
            <w:szCs w:val="24"/>
          </w:rPr>
          <w:t xml:space="preserve">were </w:t>
        </w:r>
      </w:ins>
      <w:r w:rsidRPr="00CB169A">
        <w:rPr>
          <w:rFonts w:ascii="Times New Roman" w:eastAsia="Times New Roman" w:hAnsi="Times New Roman" w:cs="Times New Roman"/>
          <w:color w:val="333333"/>
          <w:sz w:val="24"/>
          <w:szCs w:val="24"/>
        </w:rPr>
        <w:t>trimmed with bypass pruners</w:t>
      </w:r>
      <w:del w:id="93" w:author="Fife,Austin N" w:date="2020-05-14T12:20:00Z">
        <w:r w:rsidRPr="00CB169A" w:rsidDel="00013A78">
          <w:rPr>
            <w:rFonts w:ascii="Times New Roman" w:eastAsia="Times New Roman" w:hAnsi="Times New Roman" w:cs="Times New Roman"/>
            <w:color w:val="333333"/>
            <w:sz w:val="24"/>
            <w:szCs w:val="24"/>
          </w:rPr>
          <w:delText xml:space="preserve"> </w:delText>
        </w:r>
      </w:del>
      <w:moveToRangeStart w:id="94" w:author="Fife,Austin N" w:date="2020-05-14T12:20:00Z" w:name="move40351255"/>
      <w:moveTo w:id="95" w:author="Fife,Austin N" w:date="2020-05-14T12:20:00Z">
        <w:del w:id="96" w:author="Fife,Austin N" w:date="2020-05-14T12:20:00Z">
          <w:r w:rsidR="00013A78" w:rsidRPr="00CB169A" w:rsidDel="00013A78">
            <w:rPr>
              <w:rFonts w:ascii="Times New Roman" w:eastAsia="Times New Roman" w:hAnsi="Times New Roman" w:cs="Times New Roman"/>
              <w:color w:val="333333"/>
              <w:sz w:val="24"/>
              <w:szCs w:val="24"/>
            </w:rPr>
            <w:delText>Pruners were</w:delText>
          </w:r>
        </w:del>
      </w:moveTo>
      <w:ins w:id="97" w:author="Fife,Austin N" w:date="2020-05-14T12:20:00Z">
        <w:r w:rsidR="00013A78">
          <w:rPr>
            <w:rFonts w:ascii="Times New Roman" w:eastAsia="Times New Roman" w:hAnsi="Times New Roman" w:cs="Times New Roman"/>
            <w:color w:val="333333"/>
            <w:sz w:val="24"/>
            <w:szCs w:val="24"/>
          </w:rPr>
          <w:t>,</w:t>
        </w:r>
      </w:ins>
      <w:moveTo w:id="98" w:author="Fife,Austin N" w:date="2020-05-14T12:20:00Z">
        <w:r w:rsidR="00013A78" w:rsidRPr="00CB169A">
          <w:rPr>
            <w:rFonts w:ascii="Times New Roman" w:eastAsia="Times New Roman" w:hAnsi="Times New Roman" w:cs="Times New Roman"/>
            <w:color w:val="333333"/>
            <w:sz w:val="24"/>
            <w:szCs w:val="24"/>
          </w:rPr>
          <w:t xml:space="preserve"> sanitized with 70% ethanol between cuts</w:t>
        </w:r>
      </w:moveTo>
      <w:ins w:id="99" w:author="Fife,Austin N" w:date="2020-05-14T12:21:00Z">
        <w:r w:rsidR="005545AC">
          <w:rPr>
            <w:rFonts w:ascii="Times New Roman" w:eastAsia="Times New Roman" w:hAnsi="Times New Roman" w:cs="Times New Roman"/>
            <w:color w:val="333333"/>
            <w:sz w:val="24"/>
            <w:szCs w:val="24"/>
          </w:rPr>
          <w:t xml:space="preserve"> </w:t>
        </w:r>
      </w:ins>
      <w:moveTo w:id="100" w:author="Fife,Austin N" w:date="2020-05-14T12:20:00Z">
        <w:del w:id="101" w:author="Fife,Austin N" w:date="2020-05-14T12:21:00Z">
          <w:r w:rsidR="00013A78" w:rsidRPr="00CB169A" w:rsidDel="005545AC">
            <w:rPr>
              <w:rFonts w:ascii="Times New Roman" w:eastAsia="Times New Roman" w:hAnsi="Times New Roman" w:cs="Times New Roman"/>
              <w:color w:val="333333"/>
              <w:sz w:val="24"/>
              <w:szCs w:val="24"/>
            </w:rPr>
            <w:delText>.</w:delText>
          </w:r>
        </w:del>
      </w:moveTo>
      <w:moveToRangeEnd w:id="94"/>
      <w:r w:rsidRPr="00CB169A">
        <w:rPr>
          <w:rFonts w:ascii="Times New Roman" w:eastAsia="Times New Roman" w:hAnsi="Times New Roman" w:cs="Times New Roman"/>
          <w:color w:val="333333"/>
          <w:sz w:val="24"/>
          <w:szCs w:val="24"/>
        </w:rPr>
        <w:t>and stored in quart sized plastic bags.</w:t>
      </w:r>
      <w:ins w:id="102" w:author="Fife,Austin N" w:date="2020-05-14T12:16:00Z">
        <w:r w:rsidR="00850B76">
          <w:rPr>
            <w:rFonts w:ascii="Times New Roman" w:eastAsia="Times New Roman" w:hAnsi="Times New Roman" w:cs="Times New Roman"/>
            <w:color w:val="333333"/>
            <w:sz w:val="24"/>
            <w:szCs w:val="24"/>
          </w:rPr>
          <w:t xml:space="preserve"> </w:t>
        </w:r>
      </w:ins>
      <w:del w:id="103" w:author="Fife,Austin N" w:date="2020-05-14T12:19:00Z">
        <w:r w:rsidRPr="00CB169A" w:rsidDel="00B13510">
          <w:rPr>
            <w:rFonts w:ascii="Times New Roman" w:eastAsia="Times New Roman" w:hAnsi="Times New Roman" w:cs="Times New Roman"/>
            <w:color w:val="333333"/>
            <w:sz w:val="24"/>
            <w:szCs w:val="24"/>
          </w:rPr>
          <w:delText xml:space="preserve"> </w:delText>
        </w:r>
      </w:del>
      <w:moveFromRangeStart w:id="104" w:author="Fife,Austin N" w:date="2020-05-14T12:20:00Z" w:name="move40351255"/>
      <w:moveFrom w:id="105" w:author="Fife,Austin N" w:date="2020-05-14T12:20:00Z">
        <w:r w:rsidRPr="00CB169A" w:rsidDel="00013A78">
          <w:rPr>
            <w:rFonts w:ascii="Times New Roman" w:eastAsia="Times New Roman" w:hAnsi="Times New Roman" w:cs="Times New Roman"/>
            <w:color w:val="333333"/>
            <w:sz w:val="24"/>
            <w:szCs w:val="24"/>
          </w:rPr>
          <w:t>Pruners were sanitized with 70% ethanol between cuts.</w:t>
        </w:r>
      </w:moveFrom>
      <w:moveFromRangeEnd w:id="104"/>
      <w:ins w:id="106" w:author="Fife,Austin N" w:date="2020-05-14T12:19:00Z">
        <w:r w:rsidR="00B13510">
          <w:rPr>
            <w:rFonts w:ascii="Times New Roman" w:eastAsia="Times New Roman" w:hAnsi="Times New Roman" w:cs="Times New Roman"/>
            <w:color w:val="333333"/>
            <w:sz w:val="24"/>
            <w:szCs w:val="24"/>
          </w:rPr>
          <w:t xml:space="preserve">The average sample contained </w:t>
        </w:r>
        <w:r w:rsidR="00B13510" w:rsidRPr="00850B76">
          <w:rPr>
            <w:rFonts w:ascii="Times New Roman" w:eastAsia="Times New Roman" w:hAnsi="Times New Roman" w:cs="Times New Roman"/>
            <w:color w:val="333333"/>
            <w:sz w:val="24"/>
            <w:szCs w:val="24"/>
          </w:rPr>
          <w:t>26.</w:t>
        </w:r>
        <w:r w:rsidR="00B13510">
          <w:rPr>
            <w:rFonts w:ascii="Times New Roman" w:eastAsia="Times New Roman" w:hAnsi="Times New Roman" w:cs="Times New Roman"/>
            <w:color w:val="333333"/>
            <w:sz w:val="24"/>
            <w:szCs w:val="24"/>
          </w:rPr>
          <w:t xml:space="preserve">8 ± 1.5 g of </w:t>
        </w:r>
      </w:ins>
      <w:ins w:id="107" w:author="Fife,Austin N" w:date="2020-05-14T12:21:00Z">
        <w:r w:rsidR="00C75AB9">
          <w:rPr>
            <w:rFonts w:ascii="Times New Roman" w:eastAsia="Times New Roman" w:hAnsi="Times New Roman" w:cs="Times New Roman"/>
            <w:color w:val="333333"/>
            <w:sz w:val="24"/>
            <w:szCs w:val="24"/>
          </w:rPr>
          <w:t xml:space="preserve">undried </w:t>
        </w:r>
      </w:ins>
      <w:ins w:id="108" w:author="Fife,Austin N" w:date="2020-05-14T12:19:00Z">
        <w:r w:rsidR="00B13510">
          <w:rPr>
            <w:rFonts w:ascii="Times New Roman" w:eastAsia="Times New Roman" w:hAnsi="Times New Roman" w:cs="Times New Roman"/>
            <w:color w:val="333333"/>
            <w:sz w:val="24"/>
            <w:szCs w:val="24"/>
          </w:rPr>
          <w:t xml:space="preserve">plant </w:t>
        </w:r>
        <w:r w:rsidR="00B13510">
          <w:rPr>
            <w:rFonts w:ascii="Times New Roman" w:eastAsia="Times New Roman" w:hAnsi="Times New Roman" w:cs="Times New Roman"/>
            <w:color w:val="333333"/>
            <w:sz w:val="24"/>
            <w:szCs w:val="24"/>
          </w:rPr>
          <w:lastRenderedPageBreak/>
          <w:t>tissue.</w:t>
        </w:r>
      </w:ins>
      <w:r w:rsidRPr="00CB169A">
        <w:rPr>
          <w:rFonts w:ascii="Times New Roman" w:eastAsia="Times New Roman" w:hAnsi="Times New Roman" w:cs="Times New Roman"/>
          <w:color w:val="333333"/>
          <w:sz w:val="24"/>
          <w:szCs w:val="24"/>
        </w:rPr>
        <w:t xml:space="preserve"> </w:t>
      </w:r>
      <w:commentRangeStart w:id="109"/>
      <w:commentRangeStart w:id="110"/>
      <w:r w:rsidRPr="00CB169A">
        <w:rPr>
          <w:rFonts w:ascii="Times New Roman" w:eastAsia="Times New Roman" w:hAnsi="Times New Roman" w:cs="Times New Roman"/>
          <w:color w:val="333333"/>
          <w:sz w:val="24"/>
          <w:szCs w:val="24"/>
        </w:rPr>
        <w:t xml:space="preserve">Rose </w:t>
      </w:r>
      <w:ins w:id="111" w:author="Fife,Austin N" w:date="2020-05-14T12:13:00Z">
        <w:r w:rsidR="006A75E0">
          <w:rPr>
            <w:rFonts w:ascii="Times New Roman" w:eastAsia="Times New Roman" w:hAnsi="Times New Roman" w:cs="Times New Roman"/>
            <w:color w:val="333333"/>
            <w:sz w:val="24"/>
            <w:szCs w:val="24"/>
          </w:rPr>
          <w:t>cultivar/</w:t>
        </w:r>
      </w:ins>
      <w:r w:rsidRPr="00CB169A">
        <w:rPr>
          <w:rFonts w:ascii="Times New Roman" w:eastAsia="Times New Roman" w:hAnsi="Times New Roman" w:cs="Times New Roman"/>
          <w:color w:val="333333"/>
          <w:sz w:val="24"/>
          <w:szCs w:val="24"/>
        </w:rPr>
        <w:t xml:space="preserve">species </w:t>
      </w:r>
      <w:commentRangeEnd w:id="109"/>
      <w:r w:rsidR="00703CEA">
        <w:rPr>
          <w:rStyle w:val="CommentReference"/>
        </w:rPr>
        <w:commentReference w:id="109"/>
      </w:r>
      <w:commentRangeEnd w:id="110"/>
      <w:r w:rsidR="00FB4451">
        <w:rPr>
          <w:rStyle w:val="CommentReference"/>
        </w:rPr>
        <w:commentReference w:id="110"/>
      </w:r>
      <w:r w:rsidRPr="00CB169A">
        <w:rPr>
          <w:rFonts w:ascii="Times New Roman" w:eastAsia="Times New Roman" w:hAnsi="Times New Roman" w:cs="Times New Roman"/>
          <w:color w:val="333333"/>
          <w:sz w:val="24"/>
          <w:szCs w:val="24"/>
        </w:rPr>
        <w:t xml:space="preserve">and coordinates were recorded to map out sites </w:t>
      </w:r>
      <w:r w:rsidR="003841B1" w:rsidRPr="00CB169A">
        <w:rPr>
          <w:rFonts w:ascii="Times New Roman" w:eastAsia="Times New Roman" w:hAnsi="Times New Roman" w:cs="Times New Roman"/>
          <w:color w:val="333333"/>
          <w:sz w:val="24"/>
          <w:szCs w:val="24"/>
        </w:rPr>
        <w:t xml:space="preserve">that </w:t>
      </w:r>
      <w:r w:rsidRPr="00CB169A">
        <w:rPr>
          <w:rFonts w:ascii="Times New Roman" w:eastAsia="Times New Roman" w:hAnsi="Times New Roman" w:cs="Times New Roman"/>
          <w:color w:val="333333"/>
          <w:sz w:val="24"/>
          <w:szCs w:val="24"/>
        </w:rPr>
        <w:t xml:space="preserve">had predatory mites, </w:t>
      </w:r>
      <w:ins w:id="112" w:author="Fife,Austin N [2]" w:date="2020-06-03T13:05:00Z">
        <w:r w:rsidR="00A661C1">
          <w:rPr>
            <w:rFonts w:ascii="Times New Roman" w:eastAsia="Times New Roman" w:hAnsi="Times New Roman" w:cs="Times New Roman"/>
            <w:color w:val="333333"/>
            <w:sz w:val="24"/>
            <w:szCs w:val="24"/>
          </w:rPr>
          <w:t>eriophyid mites</w:t>
        </w:r>
      </w:ins>
      <w:commentRangeStart w:id="113"/>
      <w:commentRangeStart w:id="114"/>
      <w:del w:id="115" w:author="Fife,Austin N [2]" w:date="2020-06-03T13:06:00Z">
        <w:r w:rsidRPr="00CB169A" w:rsidDel="003A64BB">
          <w:rPr>
            <w:rFonts w:ascii="Times New Roman" w:eastAsia="Times New Roman" w:hAnsi="Times New Roman" w:cs="Times New Roman"/>
            <w:i/>
            <w:iCs/>
            <w:color w:val="333333"/>
            <w:sz w:val="24"/>
            <w:szCs w:val="24"/>
          </w:rPr>
          <w:delText>P. fructiphilus</w:delText>
        </w:r>
        <w:commentRangeEnd w:id="113"/>
        <w:r w:rsidR="0078293C" w:rsidDel="003A64BB">
          <w:rPr>
            <w:rStyle w:val="CommentReference"/>
          </w:rPr>
          <w:commentReference w:id="113"/>
        </w:r>
        <w:commentRangeEnd w:id="114"/>
        <w:r w:rsidR="000956D9" w:rsidDel="003A64BB">
          <w:rPr>
            <w:rStyle w:val="CommentReference"/>
          </w:rPr>
          <w:commentReference w:id="114"/>
        </w:r>
      </w:del>
      <w:r w:rsidRPr="00CB169A">
        <w:rPr>
          <w:rFonts w:ascii="Times New Roman" w:eastAsia="Times New Roman" w:hAnsi="Times New Roman" w:cs="Times New Roman"/>
          <w:color w:val="333333"/>
          <w:sz w:val="24"/>
          <w:szCs w:val="24"/>
        </w:rPr>
        <w:t>, or possibly RRD.</w:t>
      </w:r>
    </w:p>
    <w:p w14:paraId="32D2817E" w14:textId="39633AD8" w:rsidR="004C0B38" w:rsidRPr="00CB169A" w:rsidRDefault="009758D9"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S</w:t>
      </w:r>
      <w:r w:rsidR="004C0B38" w:rsidRPr="00CB169A">
        <w:rPr>
          <w:rFonts w:ascii="Times New Roman" w:eastAsia="Times New Roman" w:hAnsi="Times New Roman" w:cs="Times New Roman"/>
          <w:color w:val="333333"/>
          <w:sz w:val="24"/>
          <w:szCs w:val="24"/>
        </w:rPr>
        <w:t>amples were processed using a washing method derived from </w:t>
      </w:r>
      <w:proofErr w:type="spellStart"/>
      <w:r w:rsidR="004C0B38" w:rsidRPr="00CB169A">
        <w:rPr>
          <w:rFonts w:ascii="Times New Roman" w:eastAsia="Times New Roman" w:hAnsi="Times New Roman" w:cs="Times New Roman"/>
          <w:color w:val="333333"/>
          <w:sz w:val="24"/>
          <w:szCs w:val="24"/>
        </w:rPr>
        <w:t>Monfreda</w:t>
      </w:r>
      <w:proofErr w:type="spellEnd"/>
      <w:r w:rsidR="004C0B38" w:rsidRPr="00CB169A">
        <w:rPr>
          <w:rFonts w:ascii="Times New Roman" w:eastAsia="Times New Roman" w:hAnsi="Times New Roman" w:cs="Times New Roman"/>
          <w:color w:val="333333"/>
          <w:sz w:val="24"/>
          <w:szCs w:val="24"/>
        </w:rPr>
        <w:t xml:space="preserve"> et al. (2007): </w:t>
      </w:r>
      <w:r w:rsidR="00D12FC0" w:rsidRPr="00CB169A">
        <w:rPr>
          <w:rFonts w:ascii="Times New Roman" w:eastAsia="Times New Roman" w:hAnsi="Times New Roman" w:cs="Times New Roman"/>
          <w:color w:val="333333"/>
          <w:sz w:val="24"/>
          <w:szCs w:val="24"/>
        </w:rPr>
        <w:t xml:space="preserve">10 cm </w:t>
      </w:r>
      <w:r w:rsidR="004C0B38" w:rsidRPr="00CB169A">
        <w:rPr>
          <w:rFonts w:ascii="Times New Roman" w:eastAsia="Times New Roman" w:hAnsi="Times New Roman" w:cs="Times New Roman"/>
          <w:color w:val="333333"/>
          <w:sz w:val="24"/>
          <w:szCs w:val="24"/>
        </w:rPr>
        <w:t xml:space="preserve">cut roses were soaked in a 500 mL beaker with a solution of 1:1 </w:t>
      </w:r>
      <w:proofErr w:type="spellStart"/>
      <w:r w:rsidR="004C0B38" w:rsidRPr="00CB169A">
        <w:rPr>
          <w:rFonts w:ascii="Times New Roman" w:eastAsia="Times New Roman" w:hAnsi="Times New Roman" w:cs="Times New Roman"/>
          <w:color w:val="333333"/>
          <w:sz w:val="24"/>
          <w:szCs w:val="24"/>
        </w:rPr>
        <w:t>bleach:water</w:t>
      </w:r>
      <w:proofErr w:type="spellEnd"/>
      <w:r w:rsidR="004C0B38" w:rsidRPr="00CB169A">
        <w:rPr>
          <w:rFonts w:ascii="Times New Roman" w:eastAsia="Times New Roman" w:hAnsi="Times New Roman" w:cs="Times New Roman"/>
          <w:color w:val="333333"/>
          <w:sz w:val="24"/>
          <w:szCs w:val="24"/>
        </w:rPr>
        <w:t xml:space="preserve"> with </w:t>
      </w:r>
      <w:r w:rsidR="00EE3E9B" w:rsidRPr="00CB169A">
        <w:rPr>
          <w:rFonts w:ascii="Times New Roman" w:eastAsia="Times New Roman" w:hAnsi="Times New Roman" w:cs="Times New Roman"/>
          <w:color w:val="333333"/>
          <w:sz w:val="24"/>
          <w:szCs w:val="24"/>
        </w:rPr>
        <w:t xml:space="preserve">a </w:t>
      </w:r>
      <w:r w:rsidR="004C0B38" w:rsidRPr="00CB169A">
        <w:rPr>
          <w:rFonts w:ascii="Times New Roman" w:eastAsia="Times New Roman" w:hAnsi="Times New Roman" w:cs="Times New Roman"/>
          <w:color w:val="333333"/>
          <w:sz w:val="24"/>
          <w:szCs w:val="24"/>
        </w:rPr>
        <w:t>few drops of dishwasher detergent. The solution was stirred vigorously with a glass rod to dislodge any mites</w:t>
      </w:r>
      <w:r w:rsidR="00EE3E9B" w:rsidRPr="00CB169A">
        <w:rPr>
          <w:rFonts w:ascii="Times New Roman" w:eastAsia="Times New Roman" w:hAnsi="Times New Roman" w:cs="Times New Roman"/>
          <w:color w:val="333333"/>
          <w:sz w:val="24"/>
          <w:szCs w:val="24"/>
        </w:rPr>
        <w:t xml:space="preserve">, </w:t>
      </w:r>
      <w:r w:rsidR="004C0B38" w:rsidRPr="00CB169A">
        <w:rPr>
          <w:rFonts w:ascii="Times New Roman" w:eastAsia="Times New Roman" w:hAnsi="Times New Roman" w:cs="Times New Roman"/>
          <w:color w:val="333333"/>
          <w:sz w:val="24"/>
          <w:szCs w:val="24"/>
        </w:rPr>
        <w:t xml:space="preserve">then poured over a stack of sieves with decreasing screen sizes: 180 </w:t>
      </w:r>
      <w:proofErr w:type="spellStart"/>
      <w:r w:rsidR="004C0B38" w:rsidRPr="00CB169A">
        <w:rPr>
          <w:rFonts w:ascii="Times New Roman" w:eastAsia="Times New Roman" w:hAnsi="Times New Roman" w:cs="Times New Roman"/>
          <w:color w:val="333333"/>
          <w:sz w:val="24"/>
          <w:szCs w:val="24"/>
        </w:rPr>
        <w:t>μm</w:t>
      </w:r>
      <w:proofErr w:type="spellEnd"/>
      <w:r w:rsidR="004C0B38" w:rsidRPr="00CB169A">
        <w:rPr>
          <w:rFonts w:ascii="Times New Roman" w:eastAsia="Times New Roman" w:hAnsi="Times New Roman" w:cs="Times New Roman"/>
          <w:color w:val="333333"/>
          <w:sz w:val="24"/>
          <w:szCs w:val="24"/>
        </w:rPr>
        <w:t xml:space="preserve">, 53 </w:t>
      </w:r>
      <w:proofErr w:type="spellStart"/>
      <w:r w:rsidR="004C0B38" w:rsidRPr="00CB169A">
        <w:rPr>
          <w:rFonts w:ascii="Times New Roman" w:eastAsia="Times New Roman" w:hAnsi="Times New Roman" w:cs="Times New Roman"/>
          <w:color w:val="333333"/>
          <w:sz w:val="24"/>
          <w:szCs w:val="24"/>
        </w:rPr>
        <w:t>μm</w:t>
      </w:r>
      <w:proofErr w:type="spellEnd"/>
      <w:r w:rsidR="004C0B38" w:rsidRPr="00CB169A">
        <w:rPr>
          <w:rFonts w:ascii="Times New Roman" w:eastAsia="Times New Roman" w:hAnsi="Times New Roman" w:cs="Times New Roman"/>
          <w:color w:val="333333"/>
          <w:sz w:val="24"/>
          <w:szCs w:val="24"/>
        </w:rPr>
        <w:t xml:space="preserve"> and 25 </w:t>
      </w:r>
      <w:proofErr w:type="spellStart"/>
      <w:r w:rsidR="004C0B38" w:rsidRPr="00CB169A">
        <w:rPr>
          <w:rFonts w:ascii="Times New Roman" w:eastAsia="Times New Roman" w:hAnsi="Times New Roman" w:cs="Times New Roman"/>
          <w:color w:val="333333"/>
          <w:sz w:val="24"/>
          <w:szCs w:val="24"/>
        </w:rPr>
        <w:t>μm</w:t>
      </w:r>
      <w:proofErr w:type="spellEnd"/>
      <w:r w:rsidR="004C0B38" w:rsidRPr="00CB169A">
        <w:rPr>
          <w:rFonts w:ascii="Times New Roman" w:eastAsia="Times New Roman" w:hAnsi="Times New Roman" w:cs="Times New Roman"/>
          <w:color w:val="333333"/>
          <w:sz w:val="24"/>
          <w:szCs w:val="24"/>
        </w:rPr>
        <w:t xml:space="preserve">. The beaker and rose pieces were further rinsed with tap water over the sieve stack to </w:t>
      </w:r>
      <w:r w:rsidR="00EE3E9B" w:rsidRPr="00CB169A">
        <w:rPr>
          <w:rFonts w:ascii="Times New Roman" w:eastAsia="Times New Roman" w:hAnsi="Times New Roman" w:cs="Times New Roman"/>
          <w:color w:val="333333"/>
          <w:sz w:val="24"/>
          <w:szCs w:val="24"/>
        </w:rPr>
        <w:t>dislodge</w:t>
      </w:r>
      <w:r w:rsidR="004C0B38" w:rsidRPr="00CB169A">
        <w:rPr>
          <w:rFonts w:ascii="Times New Roman" w:eastAsia="Times New Roman" w:hAnsi="Times New Roman" w:cs="Times New Roman"/>
          <w:color w:val="333333"/>
          <w:sz w:val="24"/>
          <w:szCs w:val="24"/>
        </w:rPr>
        <w:t xml:space="preserve"> any remaining mites. </w:t>
      </w:r>
      <w:ins w:id="116" w:author="Fife,Austin N" w:date="2020-05-21T12:13:00Z">
        <w:r w:rsidR="00020552">
          <w:rPr>
            <w:rFonts w:ascii="Times New Roman" w:eastAsia="Times New Roman" w:hAnsi="Times New Roman" w:cs="Times New Roman"/>
            <w:color w:val="333333"/>
            <w:sz w:val="24"/>
            <w:szCs w:val="24"/>
          </w:rPr>
          <w:t xml:space="preserve">The </w:t>
        </w:r>
      </w:ins>
      <w:ins w:id="117" w:author="Fife,Austin N" w:date="2020-05-21T12:12:00Z">
        <w:r w:rsidR="00E917C3" w:rsidRPr="00CB169A">
          <w:rPr>
            <w:rFonts w:ascii="Times New Roman" w:eastAsia="Times New Roman" w:hAnsi="Times New Roman" w:cs="Times New Roman"/>
            <w:color w:val="333333"/>
            <w:sz w:val="24"/>
            <w:szCs w:val="24"/>
          </w:rPr>
          <w:t xml:space="preserve">53 </w:t>
        </w:r>
        <w:proofErr w:type="spellStart"/>
        <w:r w:rsidR="00E917C3" w:rsidRPr="00CB169A">
          <w:rPr>
            <w:rFonts w:ascii="Times New Roman" w:eastAsia="Times New Roman" w:hAnsi="Times New Roman" w:cs="Times New Roman"/>
            <w:color w:val="333333"/>
            <w:sz w:val="24"/>
            <w:szCs w:val="24"/>
          </w:rPr>
          <w:t>μm</w:t>
        </w:r>
        <w:proofErr w:type="spellEnd"/>
        <w:r w:rsidR="00E917C3" w:rsidRPr="00CB169A">
          <w:rPr>
            <w:rFonts w:ascii="Times New Roman" w:eastAsia="Times New Roman" w:hAnsi="Times New Roman" w:cs="Times New Roman"/>
            <w:color w:val="333333"/>
            <w:sz w:val="24"/>
            <w:szCs w:val="24"/>
          </w:rPr>
          <w:t xml:space="preserve"> and 25 </w:t>
        </w:r>
        <w:proofErr w:type="spellStart"/>
        <w:r w:rsidR="00E917C3" w:rsidRPr="00CB169A">
          <w:rPr>
            <w:rFonts w:ascii="Times New Roman" w:eastAsia="Times New Roman" w:hAnsi="Times New Roman" w:cs="Times New Roman"/>
            <w:color w:val="333333"/>
            <w:sz w:val="24"/>
            <w:szCs w:val="24"/>
          </w:rPr>
          <w:t>μm</w:t>
        </w:r>
        <w:proofErr w:type="spellEnd"/>
        <w:r w:rsidR="00E917C3" w:rsidRPr="00CB169A">
          <w:rPr>
            <w:rFonts w:ascii="Times New Roman" w:eastAsia="Times New Roman" w:hAnsi="Times New Roman" w:cs="Times New Roman"/>
            <w:color w:val="333333"/>
            <w:sz w:val="24"/>
            <w:szCs w:val="24"/>
          </w:rPr>
          <w:t xml:space="preserve"> </w:t>
        </w:r>
      </w:ins>
      <w:ins w:id="118" w:author="Fife,Austin N" w:date="2020-05-21T12:13:00Z">
        <w:r w:rsidR="00020552">
          <w:rPr>
            <w:rFonts w:ascii="Times New Roman" w:eastAsia="Times New Roman" w:hAnsi="Times New Roman" w:cs="Times New Roman"/>
            <w:color w:val="333333"/>
            <w:sz w:val="24"/>
            <w:szCs w:val="24"/>
          </w:rPr>
          <w:t xml:space="preserve">sieves were processed separately; </w:t>
        </w:r>
      </w:ins>
      <w:del w:id="119" w:author="Fife,Austin N" w:date="2020-05-21T12:13:00Z">
        <w:r w:rsidR="004C0B38" w:rsidRPr="00CB169A" w:rsidDel="00020552">
          <w:rPr>
            <w:rFonts w:ascii="Times New Roman" w:eastAsia="Times New Roman" w:hAnsi="Times New Roman" w:cs="Times New Roman"/>
            <w:color w:val="333333"/>
            <w:sz w:val="24"/>
            <w:szCs w:val="24"/>
          </w:rPr>
          <w:delText xml:space="preserve">The </w:delText>
        </w:r>
      </w:del>
      <w:ins w:id="120" w:author="Fife,Austin N" w:date="2020-05-21T12:13:00Z">
        <w:r w:rsidR="00020552">
          <w:rPr>
            <w:rFonts w:ascii="Times New Roman" w:eastAsia="Times New Roman" w:hAnsi="Times New Roman" w:cs="Times New Roman"/>
            <w:color w:val="333333"/>
            <w:sz w:val="24"/>
            <w:szCs w:val="24"/>
          </w:rPr>
          <w:t>t</w:t>
        </w:r>
        <w:r w:rsidR="00020552" w:rsidRPr="00CB169A">
          <w:rPr>
            <w:rFonts w:ascii="Times New Roman" w:eastAsia="Times New Roman" w:hAnsi="Times New Roman" w:cs="Times New Roman"/>
            <w:color w:val="333333"/>
            <w:sz w:val="24"/>
            <w:szCs w:val="24"/>
          </w:rPr>
          <w:t xml:space="preserve">he </w:t>
        </w:r>
      </w:ins>
      <w:ins w:id="121" w:author="Fife,Austin N" w:date="2020-05-21T12:10:00Z">
        <w:r w:rsidR="00883A32" w:rsidRPr="00CB169A">
          <w:rPr>
            <w:rFonts w:ascii="Times New Roman" w:eastAsia="Times New Roman" w:hAnsi="Times New Roman" w:cs="Times New Roman"/>
            <w:color w:val="333333"/>
            <w:sz w:val="24"/>
            <w:szCs w:val="24"/>
          </w:rPr>
          <w:t xml:space="preserve">53 </w:t>
        </w:r>
        <w:proofErr w:type="spellStart"/>
        <w:r w:rsidR="00883A32" w:rsidRPr="00CB169A">
          <w:rPr>
            <w:rFonts w:ascii="Times New Roman" w:eastAsia="Times New Roman" w:hAnsi="Times New Roman" w:cs="Times New Roman"/>
            <w:color w:val="333333"/>
            <w:sz w:val="24"/>
            <w:szCs w:val="24"/>
          </w:rPr>
          <w:t>μm</w:t>
        </w:r>
        <w:proofErr w:type="spellEnd"/>
        <w:r w:rsidR="00883A32" w:rsidRPr="00CB169A">
          <w:rPr>
            <w:rFonts w:ascii="Times New Roman" w:eastAsia="Times New Roman" w:hAnsi="Times New Roman" w:cs="Times New Roman"/>
            <w:color w:val="333333"/>
            <w:sz w:val="24"/>
            <w:szCs w:val="24"/>
          </w:rPr>
          <w:t xml:space="preserve"> </w:t>
        </w:r>
        <w:r w:rsidR="00883A32">
          <w:rPr>
            <w:rFonts w:ascii="Times New Roman" w:eastAsia="Times New Roman" w:hAnsi="Times New Roman" w:cs="Times New Roman"/>
            <w:color w:val="333333"/>
            <w:sz w:val="24"/>
            <w:szCs w:val="24"/>
          </w:rPr>
          <w:t>s</w:t>
        </w:r>
      </w:ins>
      <w:ins w:id="122" w:author="Fife,Austin N" w:date="2020-05-21T12:15:00Z">
        <w:r w:rsidR="003F025E">
          <w:rPr>
            <w:rFonts w:ascii="Times New Roman" w:eastAsia="Times New Roman" w:hAnsi="Times New Roman" w:cs="Times New Roman"/>
            <w:color w:val="333333"/>
            <w:sz w:val="24"/>
            <w:szCs w:val="24"/>
          </w:rPr>
          <w:t>ieve</w:t>
        </w:r>
      </w:ins>
      <w:ins w:id="123" w:author="Fife,Austin N" w:date="2020-05-21T12:10:00Z">
        <w:r w:rsidR="00883A32">
          <w:rPr>
            <w:rFonts w:ascii="Times New Roman" w:eastAsia="Times New Roman" w:hAnsi="Times New Roman" w:cs="Times New Roman"/>
            <w:color w:val="333333"/>
            <w:sz w:val="24"/>
            <w:szCs w:val="24"/>
          </w:rPr>
          <w:t xml:space="preserve"> </w:t>
        </w:r>
      </w:ins>
      <w:ins w:id="124" w:author="Fife,Austin N" w:date="2020-05-21T13:23:00Z">
        <w:r w:rsidR="0043639A">
          <w:rPr>
            <w:rFonts w:ascii="Times New Roman" w:eastAsia="Times New Roman" w:hAnsi="Times New Roman" w:cs="Times New Roman"/>
            <w:color w:val="333333"/>
            <w:sz w:val="24"/>
            <w:szCs w:val="24"/>
          </w:rPr>
          <w:t>retains</w:t>
        </w:r>
      </w:ins>
      <w:ins w:id="125" w:author="Fife,Austin N" w:date="2020-05-21T12:10:00Z">
        <w:r w:rsidR="00883A32">
          <w:rPr>
            <w:rFonts w:ascii="Times New Roman" w:eastAsia="Times New Roman" w:hAnsi="Times New Roman" w:cs="Times New Roman"/>
            <w:color w:val="333333"/>
            <w:sz w:val="24"/>
            <w:szCs w:val="24"/>
          </w:rPr>
          <w:t xml:space="preserve"> </w:t>
        </w:r>
      </w:ins>
      <w:ins w:id="126" w:author="Fife,Austin N" w:date="2020-05-21T12:11:00Z">
        <w:r w:rsidR="00883A32">
          <w:rPr>
            <w:rFonts w:ascii="Times New Roman" w:eastAsia="Times New Roman" w:hAnsi="Times New Roman" w:cs="Times New Roman"/>
            <w:color w:val="333333"/>
            <w:sz w:val="24"/>
            <w:szCs w:val="24"/>
          </w:rPr>
          <w:t xml:space="preserve">larger </w:t>
        </w:r>
        <w:r w:rsidR="008E63BE">
          <w:rPr>
            <w:rFonts w:ascii="Times New Roman" w:eastAsia="Times New Roman" w:hAnsi="Times New Roman" w:cs="Times New Roman"/>
            <w:color w:val="333333"/>
            <w:sz w:val="24"/>
            <w:szCs w:val="24"/>
          </w:rPr>
          <w:t xml:space="preserve">mites while the </w:t>
        </w:r>
      </w:ins>
      <w:r w:rsidR="004C0B38" w:rsidRPr="00CB169A">
        <w:rPr>
          <w:rFonts w:ascii="Times New Roman" w:eastAsia="Times New Roman" w:hAnsi="Times New Roman" w:cs="Times New Roman"/>
          <w:color w:val="333333"/>
          <w:sz w:val="24"/>
          <w:szCs w:val="24"/>
        </w:rPr>
        <w:t xml:space="preserve">25 </w:t>
      </w:r>
      <w:proofErr w:type="spellStart"/>
      <w:r w:rsidR="004C0B38" w:rsidRPr="00CB169A">
        <w:rPr>
          <w:rFonts w:ascii="Times New Roman" w:eastAsia="Times New Roman" w:hAnsi="Times New Roman" w:cs="Times New Roman"/>
          <w:color w:val="333333"/>
          <w:sz w:val="24"/>
          <w:szCs w:val="24"/>
        </w:rPr>
        <w:t>μm</w:t>
      </w:r>
      <w:proofErr w:type="spellEnd"/>
      <w:del w:id="127" w:author="Fife,Austin N" w:date="2020-05-21T12:15:00Z">
        <w:r w:rsidR="004C0B38" w:rsidRPr="00CB169A" w:rsidDel="00EE33FD">
          <w:rPr>
            <w:rFonts w:ascii="Times New Roman" w:eastAsia="Times New Roman" w:hAnsi="Times New Roman" w:cs="Times New Roman"/>
            <w:color w:val="333333"/>
            <w:sz w:val="24"/>
            <w:szCs w:val="24"/>
          </w:rPr>
          <w:delText xml:space="preserve"> sieve</w:delText>
        </w:r>
      </w:del>
      <w:r w:rsidR="004C0B38" w:rsidRPr="00CB169A">
        <w:rPr>
          <w:rFonts w:ascii="Times New Roman" w:eastAsia="Times New Roman" w:hAnsi="Times New Roman" w:cs="Times New Roman"/>
          <w:color w:val="333333"/>
          <w:sz w:val="24"/>
          <w:szCs w:val="24"/>
        </w:rPr>
        <w:t xml:space="preserve"> </w:t>
      </w:r>
      <w:del w:id="128" w:author="Fife,Austin N" w:date="2020-05-21T12:15:00Z">
        <w:r w:rsidR="004C0B38" w:rsidRPr="00CB169A" w:rsidDel="003F025E">
          <w:rPr>
            <w:rFonts w:ascii="Times New Roman" w:eastAsia="Times New Roman" w:hAnsi="Times New Roman" w:cs="Times New Roman"/>
            <w:color w:val="333333"/>
            <w:sz w:val="24"/>
            <w:szCs w:val="24"/>
          </w:rPr>
          <w:delText xml:space="preserve">screen </w:delText>
        </w:r>
      </w:del>
      <w:ins w:id="129" w:author="Fife,Austin N" w:date="2020-05-21T12:15:00Z">
        <w:r w:rsidR="003F025E" w:rsidRPr="00CB169A">
          <w:rPr>
            <w:rFonts w:ascii="Times New Roman" w:eastAsia="Times New Roman" w:hAnsi="Times New Roman" w:cs="Times New Roman"/>
            <w:color w:val="333333"/>
            <w:sz w:val="24"/>
            <w:szCs w:val="24"/>
          </w:rPr>
          <w:t>s</w:t>
        </w:r>
        <w:r w:rsidR="003F025E">
          <w:rPr>
            <w:rFonts w:ascii="Times New Roman" w:eastAsia="Times New Roman" w:hAnsi="Times New Roman" w:cs="Times New Roman"/>
            <w:color w:val="333333"/>
            <w:sz w:val="24"/>
            <w:szCs w:val="24"/>
          </w:rPr>
          <w:t xml:space="preserve">ieve </w:t>
        </w:r>
      </w:ins>
      <w:del w:id="130" w:author="Fife,Austin N" w:date="2020-05-21T12:11:00Z">
        <w:r w:rsidR="004C0B38" w:rsidRPr="00CB169A" w:rsidDel="008E63BE">
          <w:rPr>
            <w:rFonts w:ascii="Times New Roman" w:eastAsia="Times New Roman" w:hAnsi="Times New Roman" w:cs="Times New Roman"/>
            <w:color w:val="333333"/>
            <w:sz w:val="24"/>
            <w:szCs w:val="24"/>
          </w:rPr>
          <w:delText xml:space="preserve">traps mites </w:delText>
        </w:r>
        <w:r w:rsidR="003841B1" w:rsidRPr="00CB169A" w:rsidDel="008E63BE">
          <w:rPr>
            <w:rFonts w:ascii="Times New Roman" w:eastAsia="Times New Roman" w:hAnsi="Times New Roman" w:cs="Times New Roman"/>
            <w:color w:val="333333"/>
            <w:sz w:val="24"/>
            <w:szCs w:val="24"/>
          </w:rPr>
          <w:delText xml:space="preserve">that </w:delText>
        </w:r>
        <w:r w:rsidR="004C0B38" w:rsidRPr="00CB169A" w:rsidDel="008E63BE">
          <w:rPr>
            <w:rFonts w:ascii="Times New Roman" w:eastAsia="Times New Roman" w:hAnsi="Times New Roman" w:cs="Times New Roman"/>
            <w:color w:val="333333"/>
            <w:sz w:val="24"/>
            <w:szCs w:val="24"/>
          </w:rPr>
          <w:delText xml:space="preserve">are </w:delText>
        </w:r>
      </w:del>
      <w:del w:id="131" w:author="Fife,Austin N" w:date="2020-05-21T12:09:00Z">
        <w:r w:rsidR="00D12FC0" w:rsidRPr="00CB169A" w:rsidDel="00FE3E7D">
          <w:rPr>
            <w:rFonts w:ascii="Times New Roman" w:eastAsia="Times New Roman" w:hAnsi="Times New Roman" w:cs="Times New Roman"/>
            <w:color w:val="333333"/>
            <w:sz w:val="24"/>
            <w:szCs w:val="24"/>
          </w:rPr>
          <w:delText xml:space="preserve">less </w:delText>
        </w:r>
      </w:del>
      <w:del w:id="132" w:author="Fife,Austin N" w:date="2020-05-21T12:11:00Z">
        <w:r w:rsidR="00D12FC0" w:rsidRPr="00CB169A" w:rsidDel="008E63BE">
          <w:rPr>
            <w:rFonts w:ascii="Times New Roman" w:eastAsia="Times New Roman" w:hAnsi="Times New Roman" w:cs="Times New Roman"/>
            <w:color w:val="333333"/>
            <w:sz w:val="24"/>
            <w:szCs w:val="24"/>
          </w:rPr>
          <w:delText>than the average size</w:delText>
        </w:r>
        <w:r w:rsidR="004C0B38" w:rsidRPr="00CB169A" w:rsidDel="008E63BE">
          <w:rPr>
            <w:rFonts w:ascii="Times New Roman" w:eastAsia="Times New Roman" w:hAnsi="Times New Roman" w:cs="Times New Roman"/>
            <w:color w:val="333333"/>
            <w:sz w:val="24"/>
            <w:szCs w:val="24"/>
          </w:rPr>
          <w:delText xml:space="preserve"> of </w:delText>
        </w:r>
      </w:del>
      <w:ins w:id="133" w:author="Fife,Austin N" w:date="2020-05-21T12:11:00Z">
        <w:r w:rsidR="008E63BE">
          <w:rPr>
            <w:rFonts w:ascii="Times New Roman" w:eastAsia="Times New Roman" w:hAnsi="Times New Roman" w:cs="Times New Roman"/>
            <w:color w:val="333333"/>
            <w:sz w:val="24"/>
            <w:szCs w:val="24"/>
          </w:rPr>
          <w:t>retains smaller mites, including</w:t>
        </w:r>
      </w:ins>
      <w:ins w:id="134" w:author="Fife,Austin N" w:date="2020-05-21T12:10:00Z">
        <w:r w:rsidR="00865201">
          <w:rPr>
            <w:rFonts w:ascii="Times New Roman" w:eastAsia="Times New Roman" w:hAnsi="Times New Roman" w:cs="Times New Roman"/>
            <w:color w:val="333333"/>
            <w:sz w:val="24"/>
            <w:szCs w:val="24"/>
          </w:rPr>
          <w:t xml:space="preserve"> </w:t>
        </w:r>
      </w:ins>
      <w:r w:rsidR="004C0B38" w:rsidRPr="00CB169A">
        <w:rPr>
          <w:rFonts w:ascii="Times New Roman" w:eastAsia="Times New Roman" w:hAnsi="Times New Roman" w:cs="Times New Roman"/>
          <w:i/>
          <w:iCs/>
          <w:color w:val="333333"/>
          <w:sz w:val="24"/>
          <w:szCs w:val="24"/>
        </w:rPr>
        <w:t>P. fructiphilu</w:t>
      </w:r>
      <w:del w:id="135" w:author="Fife,Austin N" w:date="2020-05-21T12:44:00Z">
        <w:r w:rsidR="004C0B38" w:rsidRPr="00CB169A" w:rsidDel="007359A4">
          <w:rPr>
            <w:rFonts w:ascii="Times New Roman" w:eastAsia="Times New Roman" w:hAnsi="Times New Roman" w:cs="Times New Roman"/>
            <w:i/>
            <w:iCs/>
            <w:color w:val="333333"/>
            <w:sz w:val="24"/>
            <w:szCs w:val="24"/>
          </w:rPr>
          <w:delText>s</w:delText>
        </w:r>
        <w:r w:rsidR="004C0B38" w:rsidRPr="00CB169A" w:rsidDel="007359A4">
          <w:rPr>
            <w:rFonts w:ascii="Times New Roman" w:eastAsia="Times New Roman" w:hAnsi="Times New Roman" w:cs="Times New Roman"/>
            <w:color w:val="333333"/>
            <w:sz w:val="24"/>
            <w:szCs w:val="24"/>
          </w:rPr>
          <w:delText xml:space="preserve">. </w:delText>
        </w:r>
      </w:del>
      <w:ins w:id="136" w:author="Fife,Austin N" w:date="2020-05-21T12:44:00Z">
        <w:r w:rsidR="007359A4" w:rsidRPr="00CB169A">
          <w:rPr>
            <w:rFonts w:ascii="Times New Roman" w:eastAsia="Times New Roman" w:hAnsi="Times New Roman" w:cs="Times New Roman"/>
            <w:i/>
            <w:iCs/>
            <w:color w:val="333333"/>
            <w:sz w:val="24"/>
            <w:szCs w:val="24"/>
          </w:rPr>
          <w:t>s</w:t>
        </w:r>
        <w:r w:rsidR="007359A4" w:rsidRPr="00BE527D">
          <w:rPr>
            <w:rFonts w:ascii="Times New Roman" w:eastAsia="Times New Roman" w:hAnsi="Times New Roman" w:cs="Times New Roman"/>
            <w:color w:val="333333"/>
            <w:sz w:val="24"/>
            <w:szCs w:val="24"/>
            <w:rPrChange w:id="137" w:author="Fife,Austin N" w:date="2020-05-21T12:44:00Z">
              <w:rPr>
                <w:rFonts w:ascii="Times New Roman" w:eastAsia="Times New Roman" w:hAnsi="Times New Roman" w:cs="Times New Roman"/>
                <w:i/>
                <w:iCs/>
                <w:color w:val="333333"/>
                <w:sz w:val="24"/>
                <w:szCs w:val="24"/>
              </w:rPr>
            </w:rPrChange>
          </w:rPr>
          <w:t>.</w:t>
        </w:r>
        <w:r w:rsidR="00BE527D" w:rsidRPr="00BE527D">
          <w:rPr>
            <w:rFonts w:ascii="Times New Roman" w:eastAsia="Times New Roman" w:hAnsi="Times New Roman" w:cs="Times New Roman"/>
            <w:color w:val="333333"/>
            <w:sz w:val="24"/>
            <w:szCs w:val="24"/>
            <w:rPrChange w:id="138" w:author="Fife,Austin N" w:date="2020-05-21T12:44:00Z">
              <w:rPr>
                <w:rFonts w:ascii="Times New Roman" w:eastAsia="Times New Roman" w:hAnsi="Times New Roman" w:cs="Times New Roman"/>
                <w:i/>
                <w:iCs/>
                <w:color w:val="333333"/>
                <w:sz w:val="24"/>
                <w:szCs w:val="24"/>
              </w:rPr>
            </w:rPrChange>
          </w:rPr>
          <w:t xml:space="preserve"> </w:t>
        </w:r>
        <w:commentRangeStart w:id="139"/>
        <w:commentRangeEnd w:id="139"/>
        <w:r w:rsidR="007359A4">
          <w:rPr>
            <w:rStyle w:val="CommentReference"/>
          </w:rPr>
          <w:commentReference w:id="139"/>
        </w:r>
      </w:ins>
      <w:del w:id="140" w:author="Fife,Austin N" w:date="2020-05-21T12:11:00Z">
        <w:r w:rsidR="004C0B38" w:rsidRPr="00CB169A" w:rsidDel="008E63BE">
          <w:rPr>
            <w:rFonts w:ascii="Times New Roman" w:eastAsia="Times New Roman" w:hAnsi="Times New Roman" w:cs="Times New Roman"/>
            <w:color w:val="333333"/>
            <w:sz w:val="24"/>
            <w:szCs w:val="24"/>
          </w:rPr>
          <w:delText xml:space="preserve">This </w:delText>
        </w:r>
      </w:del>
      <w:ins w:id="141" w:author="Fife,Austin N" w:date="2020-05-21T12:11:00Z">
        <w:r w:rsidR="008E63BE" w:rsidRPr="00CB169A">
          <w:rPr>
            <w:rFonts w:ascii="Times New Roman" w:eastAsia="Times New Roman" w:hAnsi="Times New Roman" w:cs="Times New Roman"/>
            <w:color w:val="333333"/>
            <w:sz w:val="24"/>
            <w:szCs w:val="24"/>
          </w:rPr>
          <w:t>Th</w:t>
        </w:r>
        <w:r w:rsidR="008E63BE">
          <w:rPr>
            <w:rFonts w:ascii="Times New Roman" w:eastAsia="Times New Roman" w:hAnsi="Times New Roman" w:cs="Times New Roman"/>
            <w:color w:val="333333"/>
            <w:sz w:val="24"/>
            <w:szCs w:val="24"/>
          </w:rPr>
          <w:t>e</w:t>
        </w:r>
        <w:r w:rsidR="008E63BE" w:rsidRPr="00CB169A">
          <w:rPr>
            <w:rFonts w:ascii="Times New Roman" w:eastAsia="Times New Roman" w:hAnsi="Times New Roman" w:cs="Times New Roman"/>
            <w:color w:val="333333"/>
            <w:sz w:val="24"/>
            <w:szCs w:val="24"/>
          </w:rPr>
          <w:t xml:space="preserve"> </w:t>
        </w:r>
      </w:ins>
      <w:r w:rsidR="004C0B38" w:rsidRPr="00CB169A">
        <w:rPr>
          <w:rFonts w:ascii="Times New Roman" w:eastAsia="Times New Roman" w:hAnsi="Times New Roman" w:cs="Times New Roman"/>
          <w:color w:val="333333"/>
          <w:sz w:val="24"/>
          <w:szCs w:val="24"/>
        </w:rPr>
        <w:t>sieve</w:t>
      </w:r>
      <w:ins w:id="142" w:author="Fife,Austin N" w:date="2020-05-21T12:11:00Z">
        <w:r w:rsidR="008E63BE">
          <w:rPr>
            <w:rFonts w:ascii="Times New Roman" w:eastAsia="Times New Roman" w:hAnsi="Times New Roman" w:cs="Times New Roman"/>
            <w:color w:val="333333"/>
            <w:sz w:val="24"/>
            <w:szCs w:val="24"/>
          </w:rPr>
          <w:t>s</w:t>
        </w:r>
      </w:ins>
      <w:r w:rsidR="004C0B38" w:rsidRPr="00CB169A">
        <w:rPr>
          <w:rFonts w:ascii="Times New Roman" w:eastAsia="Times New Roman" w:hAnsi="Times New Roman" w:cs="Times New Roman"/>
          <w:color w:val="333333"/>
          <w:sz w:val="24"/>
          <w:szCs w:val="24"/>
        </w:rPr>
        <w:t xml:space="preserve"> </w:t>
      </w:r>
      <w:del w:id="143" w:author="Fife,Austin N" w:date="2020-05-21T12:11:00Z">
        <w:r w:rsidR="004C0B38" w:rsidRPr="00CB169A" w:rsidDel="008E63BE">
          <w:rPr>
            <w:rFonts w:ascii="Times New Roman" w:eastAsia="Times New Roman" w:hAnsi="Times New Roman" w:cs="Times New Roman"/>
            <w:color w:val="333333"/>
            <w:sz w:val="24"/>
            <w:szCs w:val="24"/>
          </w:rPr>
          <w:delText xml:space="preserve">was </w:delText>
        </w:r>
      </w:del>
      <w:ins w:id="144" w:author="Fife,Austin N" w:date="2020-05-21T12:11:00Z">
        <w:r w:rsidR="008E63BE" w:rsidRPr="00CB169A">
          <w:rPr>
            <w:rFonts w:ascii="Times New Roman" w:eastAsia="Times New Roman" w:hAnsi="Times New Roman" w:cs="Times New Roman"/>
            <w:color w:val="333333"/>
            <w:sz w:val="24"/>
            <w:szCs w:val="24"/>
          </w:rPr>
          <w:t>w</w:t>
        </w:r>
        <w:r w:rsidR="008E63BE">
          <w:rPr>
            <w:rFonts w:ascii="Times New Roman" w:eastAsia="Times New Roman" w:hAnsi="Times New Roman" w:cs="Times New Roman"/>
            <w:color w:val="333333"/>
            <w:sz w:val="24"/>
            <w:szCs w:val="24"/>
          </w:rPr>
          <w:t>ere</w:t>
        </w:r>
        <w:r w:rsidR="008E63BE" w:rsidRPr="00CB169A">
          <w:rPr>
            <w:rFonts w:ascii="Times New Roman" w:eastAsia="Times New Roman" w:hAnsi="Times New Roman" w:cs="Times New Roman"/>
            <w:color w:val="333333"/>
            <w:sz w:val="24"/>
            <w:szCs w:val="24"/>
          </w:rPr>
          <w:t xml:space="preserve"> </w:t>
        </w:r>
      </w:ins>
      <w:r w:rsidR="004C0B38" w:rsidRPr="00CB169A">
        <w:rPr>
          <w:rFonts w:ascii="Times New Roman" w:eastAsia="Times New Roman" w:hAnsi="Times New Roman" w:cs="Times New Roman"/>
          <w:color w:val="333333"/>
          <w:sz w:val="24"/>
          <w:szCs w:val="24"/>
        </w:rPr>
        <w:t>then backwashed from the underside of the</w:t>
      </w:r>
      <w:ins w:id="145" w:author="Fife,Austin N" w:date="2020-05-21T12:11:00Z">
        <w:r w:rsidR="008E63BE">
          <w:rPr>
            <w:rFonts w:ascii="Times New Roman" w:eastAsia="Times New Roman" w:hAnsi="Times New Roman" w:cs="Times New Roman"/>
            <w:color w:val="333333"/>
            <w:sz w:val="24"/>
            <w:szCs w:val="24"/>
          </w:rPr>
          <w:t>ir</w:t>
        </w:r>
      </w:ins>
      <w:r w:rsidR="004C0B38" w:rsidRPr="00CB169A">
        <w:rPr>
          <w:rFonts w:ascii="Times New Roman" w:eastAsia="Times New Roman" w:hAnsi="Times New Roman" w:cs="Times New Roman"/>
          <w:color w:val="333333"/>
          <w:sz w:val="24"/>
          <w:szCs w:val="24"/>
        </w:rPr>
        <w:t xml:space="preserve"> screen with a water-filled wash bottle, starting from the highest point of </w:t>
      </w:r>
      <w:del w:id="146" w:author="Fife,Austin N" w:date="2020-05-21T12:12:00Z">
        <w:r w:rsidR="004C0B38" w:rsidRPr="00CB169A" w:rsidDel="00A62485">
          <w:rPr>
            <w:rFonts w:ascii="Times New Roman" w:eastAsia="Times New Roman" w:hAnsi="Times New Roman" w:cs="Times New Roman"/>
            <w:color w:val="333333"/>
            <w:sz w:val="24"/>
            <w:szCs w:val="24"/>
          </w:rPr>
          <w:delText xml:space="preserve">the </w:delText>
        </w:r>
      </w:del>
      <w:ins w:id="147" w:author="Fife,Austin N" w:date="2020-05-21T12:12:00Z">
        <w:r w:rsidR="00A62485">
          <w:rPr>
            <w:rFonts w:ascii="Times New Roman" w:eastAsia="Times New Roman" w:hAnsi="Times New Roman" w:cs="Times New Roman"/>
            <w:color w:val="333333"/>
            <w:sz w:val="24"/>
            <w:szCs w:val="24"/>
          </w:rPr>
          <w:t>a</w:t>
        </w:r>
        <w:r w:rsidR="00A62485" w:rsidRPr="00CB169A">
          <w:rPr>
            <w:rFonts w:ascii="Times New Roman" w:eastAsia="Times New Roman" w:hAnsi="Times New Roman" w:cs="Times New Roman"/>
            <w:color w:val="333333"/>
            <w:sz w:val="24"/>
            <w:szCs w:val="24"/>
          </w:rPr>
          <w:t xml:space="preserve"> </w:t>
        </w:r>
      </w:ins>
      <w:r w:rsidR="004C0B38" w:rsidRPr="00CB169A">
        <w:rPr>
          <w:rFonts w:ascii="Times New Roman" w:eastAsia="Times New Roman" w:hAnsi="Times New Roman" w:cs="Times New Roman"/>
          <w:color w:val="333333"/>
          <w:sz w:val="24"/>
          <w:szCs w:val="24"/>
        </w:rPr>
        <w:t xml:space="preserve">sieve and working to the bottom </w:t>
      </w:r>
      <w:del w:id="148" w:author="Fife,Austin N" w:date="2020-05-21T12:21:00Z">
        <w:r w:rsidR="004C0B38" w:rsidRPr="001B53D9" w:rsidDel="00D626C1">
          <w:rPr>
            <w:rPrChange w:id="149" w:author="Fife,Austin N" w:date="2020-05-21T12:21:00Z">
              <w:rPr>
                <w:rFonts w:ascii="Times New Roman" w:eastAsia="Times New Roman" w:hAnsi="Times New Roman" w:cs="Times New Roman"/>
                <w:color w:val="333333"/>
                <w:sz w:val="24"/>
                <w:szCs w:val="24"/>
              </w:rPr>
            </w:rPrChange>
          </w:rPr>
          <w:delText>of the sieve</w:delText>
        </w:r>
        <w:r w:rsidR="004C0B38" w:rsidRPr="00CB169A" w:rsidDel="00D626C1">
          <w:rPr>
            <w:rFonts w:ascii="Times New Roman" w:eastAsia="Times New Roman" w:hAnsi="Times New Roman" w:cs="Times New Roman"/>
            <w:color w:val="333333"/>
            <w:sz w:val="24"/>
            <w:szCs w:val="24"/>
          </w:rPr>
          <w:delText xml:space="preserve"> </w:delText>
        </w:r>
      </w:del>
      <w:r w:rsidR="004C0B38" w:rsidRPr="00CB169A">
        <w:rPr>
          <w:rFonts w:ascii="Times New Roman" w:eastAsia="Times New Roman" w:hAnsi="Times New Roman" w:cs="Times New Roman"/>
          <w:color w:val="333333"/>
          <w:sz w:val="24"/>
          <w:szCs w:val="24"/>
        </w:rPr>
        <w:t xml:space="preserve">to flush </w:t>
      </w:r>
      <w:del w:id="150" w:author="Fife,Austin N" w:date="2020-05-21T12:14:00Z">
        <w:r w:rsidR="004C0B38" w:rsidRPr="00CB169A" w:rsidDel="00881242">
          <w:rPr>
            <w:rFonts w:ascii="Times New Roman" w:eastAsia="Times New Roman" w:hAnsi="Times New Roman" w:cs="Times New Roman"/>
            <w:color w:val="333333"/>
            <w:sz w:val="24"/>
            <w:szCs w:val="24"/>
          </w:rPr>
          <w:delText xml:space="preserve">the </w:delText>
        </w:r>
      </w:del>
      <w:ins w:id="151" w:author="Fife,Austin N" w:date="2020-05-21T12:14:00Z">
        <w:r w:rsidR="00881242">
          <w:rPr>
            <w:rFonts w:ascii="Times New Roman" w:eastAsia="Times New Roman" w:hAnsi="Times New Roman" w:cs="Times New Roman"/>
            <w:color w:val="333333"/>
            <w:sz w:val="24"/>
            <w:szCs w:val="24"/>
          </w:rPr>
          <w:t>any</w:t>
        </w:r>
        <w:r w:rsidR="00881242" w:rsidRPr="00CB169A">
          <w:rPr>
            <w:rFonts w:ascii="Times New Roman" w:eastAsia="Times New Roman" w:hAnsi="Times New Roman" w:cs="Times New Roman"/>
            <w:color w:val="333333"/>
            <w:sz w:val="24"/>
            <w:szCs w:val="24"/>
          </w:rPr>
          <w:t xml:space="preserve"> </w:t>
        </w:r>
      </w:ins>
      <w:r w:rsidR="004C0B38" w:rsidRPr="00CB169A">
        <w:rPr>
          <w:rFonts w:ascii="Times New Roman" w:eastAsia="Times New Roman" w:hAnsi="Times New Roman" w:cs="Times New Roman"/>
          <w:color w:val="333333"/>
          <w:sz w:val="24"/>
          <w:szCs w:val="24"/>
        </w:rPr>
        <w:t xml:space="preserve">trapped debris </w:t>
      </w:r>
      <w:ins w:id="152" w:author="Fife,Austin N" w:date="2020-05-21T12:14:00Z">
        <w:r w:rsidR="00881242">
          <w:rPr>
            <w:rFonts w:ascii="Times New Roman" w:eastAsia="Times New Roman" w:hAnsi="Times New Roman" w:cs="Times New Roman"/>
            <w:color w:val="333333"/>
            <w:sz w:val="24"/>
            <w:szCs w:val="24"/>
          </w:rPr>
          <w:t xml:space="preserve">and mites </w:t>
        </w:r>
      </w:ins>
      <w:r w:rsidR="004C0B38" w:rsidRPr="00CB169A">
        <w:rPr>
          <w:rFonts w:ascii="Times New Roman" w:eastAsia="Times New Roman" w:hAnsi="Times New Roman" w:cs="Times New Roman"/>
          <w:color w:val="333333"/>
          <w:sz w:val="24"/>
          <w:szCs w:val="24"/>
        </w:rPr>
        <w:t xml:space="preserve">into a 50 </w:t>
      </w:r>
      <w:commentRangeStart w:id="153"/>
      <w:del w:id="154" w:author="Fife,Austin N" w:date="2020-05-14T12:14:00Z">
        <w:r w:rsidR="004C0B38" w:rsidRPr="00CB169A" w:rsidDel="00E34E3D">
          <w:rPr>
            <w:rFonts w:ascii="Times New Roman" w:eastAsia="Times New Roman" w:hAnsi="Times New Roman" w:cs="Times New Roman"/>
            <w:color w:val="333333"/>
            <w:sz w:val="24"/>
            <w:szCs w:val="24"/>
          </w:rPr>
          <w:delText>ml</w:delText>
        </w:r>
        <w:commentRangeEnd w:id="153"/>
        <w:r w:rsidR="0078293C" w:rsidDel="00E34E3D">
          <w:rPr>
            <w:rStyle w:val="CommentReference"/>
          </w:rPr>
          <w:commentReference w:id="153"/>
        </w:r>
        <w:r w:rsidR="004C0B38" w:rsidRPr="00CB169A" w:rsidDel="00E34E3D">
          <w:rPr>
            <w:rFonts w:ascii="Times New Roman" w:eastAsia="Times New Roman" w:hAnsi="Times New Roman" w:cs="Times New Roman"/>
            <w:color w:val="333333"/>
            <w:sz w:val="24"/>
            <w:szCs w:val="24"/>
          </w:rPr>
          <w:delText xml:space="preserve"> </w:delText>
        </w:r>
      </w:del>
      <w:ins w:id="155" w:author="Fife,Austin N" w:date="2020-05-14T12:14:00Z">
        <w:r w:rsidR="00E34E3D" w:rsidRPr="00CB169A">
          <w:rPr>
            <w:rFonts w:ascii="Times New Roman" w:eastAsia="Times New Roman" w:hAnsi="Times New Roman" w:cs="Times New Roman"/>
            <w:color w:val="333333"/>
            <w:sz w:val="24"/>
            <w:szCs w:val="24"/>
          </w:rPr>
          <w:t>m</w:t>
        </w:r>
        <w:r w:rsidR="00E34E3D">
          <w:rPr>
            <w:rFonts w:ascii="Times New Roman" w:eastAsia="Times New Roman" w:hAnsi="Times New Roman" w:cs="Times New Roman"/>
            <w:color w:val="333333"/>
            <w:sz w:val="24"/>
            <w:szCs w:val="24"/>
          </w:rPr>
          <w:t>L</w:t>
        </w:r>
        <w:r w:rsidR="00E34E3D" w:rsidRPr="00CB169A">
          <w:rPr>
            <w:rFonts w:ascii="Times New Roman" w:eastAsia="Times New Roman" w:hAnsi="Times New Roman" w:cs="Times New Roman"/>
            <w:color w:val="333333"/>
            <w:sz w:val="24"/>
            <w:szCs w:val="24"/>
          </w:rPr>
          <w:t xml:space="preserve"> </w:t>
        </w:r>
      </w:ins>
      <w:r w:rsidR="004C0B38" w:rsidRPr="00CB169A">
        <w:rPr>
          <w:rFonts w:ascii="Times New Roman" w:eastAsia="Times New Roman" w:hAnsi="Times New Roman" w:cs="Times New Roman"/>
          <w:color w:val="333333"/>
          <w:sz w:val="24"/>
          <w:szCs w:val="24"/>
        </w:rPr>
        <w:t xml:space="preserve">centrifuge tube for storage and future observation. Samples were observed under a dissecting microscope. Mites found among the plant debris were siphoned off with a glass pipette and subsequently stored in micro-centrifuge containers with 95% ethanol as a preservative. </w:t>
      </w:r>
      <w:r w:rsidR="00564A9E" w:rsidRPr="00CB169A">
        <w:rPr>
          <w:rFonts w:ascii="Times New Roman" w:eastAsia="Times New Roman" w:hAnsi="Times New Roman" w:cs="Times New Roman"/>
          <w:color w:val="333333"/>
          <w:sz w:val="24"/>
          <w:szCs w:val="24"/>
        </w:rPr>
        <w:t xml:space="preserve">Some </w:t>
      </w:r>
      <w:r w:rsidR="004C0B38" w:rsidRPr="00CB169A">
        <w:rPr>
          <w:rFonts w:ascii="Times New Roman" w:eastAsia="Times New Roman" w:hAnsi="Times New Roman" w:cs="Times New Roman"/>
          <w:color w:val="333333"/>
          <w:sz w:val="24"/>
          <w:szCs w:val="24"/>
        </w:rPr>
        <w:t>specimens were mounted directly into Hoyer’s slide mount</w:t>
      </w:r>
      <w:r w:rsidR="00054131" w:rsidRPr="00CB169A">
        <w:rPr>
          <w:rFonts w:ascii="Times New Roman" w:eastAsia="Times New Roman" w:hAnsi="Times New Roman" w:cs="Times New Roman"/>
          <w:color w:val="333333"/>
          <w:sz w:val="24"/>
          <w:szCs w:val="24"/>
        </w:rPr>
        <w:t>ing media</w:t>
      </w:r>
      <w:r w:rsidR="004C0B38" w:rsidRPr="00CB169A">
        <w:rPr>
          <w:rFonts w:ascii="Times New Roman" w:eastAsia="Times New Roman" w:hAnsi="Times New Roman" w:cs="Times New Roman"/>
          <w:color w:val="333333"/>
          <w:sz w:val="24"/>
          <w:szCs w:val="24"/>
        </w:rPr>
        <w:t xml:space="preserve"> (Hempstead Halide, Inc. Galveston, TX), dried at 90°C, then ringed with nail polish.</w:t>
      </w:r>
    </w:p>
    <w:p w14:paraId="50BE99F6" w14:textId="5F7D3BE4" w:rsidR="004C0B38" w:rsidRPr="00CB169A" w:rsidRDefault="004C0B38"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On February 14, 2019, we found a total of 42 eriophyid mites from six samples obtained</w:t>
      </w:r>
      <w:ins w:id="156" w:author="Fife,Austin N [2]" w:date="2020-06-03T15:16:00Z">
        <w:r w:rsidR="004C5238">
          <w:rPr>
            <w:rFonts w:ascii="Times New Roman" w:eastAsia="Times New Roman" w:hAnsi="Times New Roman" w:cs="Times New Roman"/>
            <w:color w:val="333333"/>
            <w:sz w:val="24"/>
            <w:szCs w:val="24"/>
          </w:rPr>
          <w:t xml:space="preserve"> from Pink</w:t>
        </w:r>
      </w:ins>
      <w:ins w:id="157" w:author="Fife,Austin N [2]" w:date="2020-06-03T15:26:00Z">
        <w:r w:rsidR="00DF747B">
          <w:rPr>
            <w:rFonts w:ascii="Times New Roman" w:eastAsia="Times New Roman" w:hAnsi="Times New Roman" w:cs="Times New Roman"/>
            <w:color w:val="333333"/>
            <w:sz w:val="24"/>
            <w:szCs w:val="24"/>
          </w:rPr>
          <w:t xml:space="preserve"> Double</w:t>
        </w:r>
      </w:ins>
      <w:ins w:id="158" w:author="Fife,Austin N [2]" w:date="2020-06-03T15:16:00Z">
        <w:r w:rsidR="004C5238">
          <w:rPr>
            <w:rFonts w:ascii="Times New Roman" w:eastAsia="Times New Roman" w:hAnsi="Times New Roman" w:cs="Times New Roman"/>
            <w:color w:val="333333"/>
            <w:sz w:val="24"/>
            <w:szCs w:val="24"/>
          </w:rPr>
          <w:t xml:space="preserve"> Knock</w:t>
        </w:r>
      </w:ins>
      <w:ins w:id="159" w:author="Fife,Austin N [2]" w:date="2020-06-03T15:26:00Z">
        <w:r w:rsidR="0075251F">
          <w:rPr>
            <w:rFonts w:ascii="Times New Roman" w:eastAsia="Times New Roman" w:hAnsi="Times New Roman" w:cs="Times New Roman"/>
            <w:color w:val="333333"/>
            <w:sz w:val="24"/>
            <w:szCs w:val="24"/>
          </w:rPr>
          <w:t xml:space="preserve"> O</w:t>
        </w:r>
      </w:ins>
      <w:ins w:id="160" w:author="Fife,Austin N [2]" w:date="2020-06-03T15:16:00Z">
        <w:r w:rsidR="004C5238">
          <w:rPr>
            <w:rFonts w:ascii="Times New Roman" w:eastAsia="Times New Roman" w:hAnsi="Times New Roman" w:cs="Times New Roman"/>
            <w:color w:val="333333"/>
            <w:sz w:val="24"/>
            <w:szCs w:val="24"/>
          </w:rPr>
          <w:t>ut</w:t>
        </w:r>
      </w:ins>
      <w:ins w:id="161" w:author="Fife,Austin N [2]" w:date="2020-06-03T15:26:00Z">
        <w:r w:rsidR="0075251F">
          <w:rPr>
            <w:rFonts w:ascii="Times New Roman" w:eastAsia="Times New Roman" w:hAnsi="Times New Roman" w:cs="Times New Roman"/>
            <w:color w:val="333333"/>
            <w:sz w:val="24"/>
            <w:szCs w:val="24"/>
          </w:rPr>
          <w:t>®</w:t>
        </w:r>
      </w:ins>
      <w:ins w:id="162" w:author="Fife,Austin N [2]" w:date="2020-06-03T15:16:00Z">
        <w:r w:rsidR="004C5238">
          <w:rPr>
            <w:rFonts w:ascii="Times New Roman" w:eastAsia="Times New Roman" w:hAnsi="Times New Roman" w:cs="Times New Roman"/>
            <w:color w:val="333333"/>
            <w:sz w:val="24"/>
            <w:szCs w:val="24"/>
          </w:rPr>
          <w:t xml:space="preserve"> roses</w:t>
        </w:r>
      </w:ins>
      <w:r w:rsidRPr="00CB169A">
        <w:rPr>
          <w:rFonts w:ascii="Times New Roman" w:eastAsia="Times New Roman" w:hAnsi="Times New Roman" w:cs="Times New Roman"/>
          <w:color w:val="333333"/>
          <w:sz w:val="24"/>
          <w:szCs w:val="24"/>
        </w:rPr>
        <w:t xml:space="preserve"> while surveying roses</w:t>
      </w:r>
      <w:ins w:id="163" w:author="Fife,Austin N [2]" w:date="2020-06-03T13:04:00Z">
        <w:r w:rsidR="000655DF">
          <w:rPr>
            <w:rFonts w:ascii="Times New Roman" w:eastAsia="Times New Roman" w:hAnsi="Times New Roman" w:cs="Times New Roman"/>
            <w:color w:val="333333"/>
            <w:sz w:val="24"/>
            <w:szCs w:val="24"/>
          </w:rPr>
          <w:t xml:space="preserve"> in the landscape</w:t>
        </w:r>
      </w:ins>
      <w:r w:rsidRPr="00CB169A">
        <w:rPr>
          <w:rFonts w:ascii="Times New Roman" w:eastAsia="Times New Roman" w:hAnsi="Times New Roman" w:cs="Times New Roman"/>
          <w:color w:val="333333"/>
          <w:sz w:val="24"/>
          <w:szCs w:val="24"/>
        </w:rPr>
        <w:t xml:space="preserve"> in</w:t>
      </w:r>
      <w:r w:rsidR="008E3FCE" w:rsidRPr="00CB169A">
        <w:rPr>
          <w:rFonts w:ascii="Times New Roman" w:eastAsia="Times New Roman" w:hAnsi="Times New Roman" w:cs="Times New Roman"/>
          <w:color w:val="333333"/>
          <w:sz w:val="24"/>
          <w:szCs w:val="24"/>
        </w:rPr>
        <w:t xml:space="preserve"> Tallahassee,</w:t>
      </w:r>
      <w:r w:rsidRPr="00CB169A">
        <w:rPr>
          <w:rFonts w:ascii="Times New Roman" w:eastAsia="Times New Roman" w:hAnsi="Times New Roman" w:cs="Times New Roman"/>
          <w:color w:val="333333"/>
          <w:sz w:val="24"/>
          <w:szCs w:val="24"/>
        </w:rPr>
        <w:t xml:space="preserve"> Leon County, Florida (see Fig</w:t>
      </w:r>
      <w:r w:rsidR="008D4171"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1A)</w:t>
      </w:r>
      <w:r w:rsidR="00AE5056"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The mites were sent to the Florida Department of Agriculture and Consumer Services - </w:t>
      </w:r>
      <w:r w:rsidR="00564A9E" w:rsidRPr="00CB169A">
        <w:rPr>
          <w:rFonts w:ascii="Times New Roman" w:eastAsia="Times New Roman" w:hAnsi="Times New Roman" w:cs="Times New Roman"/>
          <w:color w:val="333333"/>
          <w:sz w:val="24"/>
          <w:szCs w:val="24"/>
        </w:rPr>
        <w:t xml:space="preserve">Division </w:t>
      </w:r>
      <w:r w:rsidRPr="00CB169A">
        <w:rPr>
          <w:rFonts w:ascii="Times New Roman" w:eastAsia="Times New Roman" w:hAnsi="Times New Roman" w:cs="Times New Roman"/>
          <w:color w:val="333333"/>
          <w:sz w:val="24"/>
          <w:szCs w:val="24"/>
        </w:rPr>
        <w:t>of Plant Industry (FDACS-DPI) and were all identified as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w:t>
      </w:r>
      <w:r w:rsidR="00776E21" w:rsidRPr="00CB169A">
        <w:rPr>
          <w:rFonts w:ascii="Times New Roman" w:eastAsia="Times New Roman" w:hAnsi="Times New Roman" w:cs="Times New Roman"/>
          <w:color w:val="333333"/>
          <w:sz w:val="24"/>
          <w:szCs w:val="24"/>
        </w:rPr>
        <w:t xml:space="preserve">based, among other characters, on the distinctive pattern of </w:t>
      </w:r>
      <w:r w:rsidR="00D3599C" w:rsidRPr="00CB169A">
        <w:rPr>
          <w:rFonts w:ascii="Times New Roman" w:eastAsia="Times New Roman" w:hAnsi="Times New Roman" w:cs="Times New Roman"/>
          <w:color w:val="333333"/>
          <w:sz w:val="24"/>
          <w:szCs w:val="24"/>
        </w:rPr>
        <w:t>ridges</w:t>
      </w:r>
      <w:r w:rsidR="00776E21" w:rsidRPr="00CB169A">
        <w:rPr>
          <w:rFonts w:ascii="Times New Roman" w:eastAsia="Times New Roman" w:hAnsi="Times New Roman" w:cs="Times New Roman"/>
          <w:color w:val="333333"/>
          <w:sz w:val="24"/>
          <w:szCs w:val="24"/>
        </w:rPr>
        <w:t xml:space="preserve"> on </w:t>
      </w:r>
      <w:r w:rsidR="00776E21" w:rsidRPr="00CB169A">
        <w:rPr>
          <w:rFonts w:ascii="Times New Roman" w:eastAsia="Times New Roman" w:hAnsi="Times New Roman" w:cs="Times New Roman"/>
          <w:color w:val="333333"/>
          <w:sz w:val="24"/>
          <w:szCs w:val="24"/>
        </w:rPr>
        <w:lastRenderedPageBreak/>
        <w:t xml:space="preserve">the </w:t>
      </w:r>
      <w:proofErr w:type="spellStart"/>
      <w:r w:rsidR="00776E21" w:rsidRPr="00CB169A">
        <w:rPr>
          <w:rFonts w:ascii="Times New Roman" w:eastAsia="Times New Roman" w:hAnsi="Times New Roman" w:cs="Times New Roman"/>
          <w:color w:val="333333"/>
          <w:sz w:val="24"/>
          <w:szCs w:val="24"/>
        </w:rPr>
        <w:t>prodors</w:t>
      </w:r>
      <w:r w:rsidR="00D3599C" w:rsidRPr="00CB169A">
        <w:rPr>
          <w:rFonts w:ascii="Times New Roman" w:eastAsia="Times New Roman" w:hAnsi="Times New Roman" w:cs="Times New Roman"/>
          <w:color w:val="333333"/>
          <w:sz w:val="24"/>
          <w:szCs w:val="24"/>
        </w:rPr>
        <w:t>al</w:t>
      </w:r>
      <w:proofErr w:type="spellEnd"/>
      <w:r w:rsidR="00D3599C" w:rsidRPr="00CB169A">
        <w:rPr>
          <w:rFonts w:ascii="Times New Roman" w:eastAsia="Times New Roman" w:hAnsi="Times New Roman" w:cs="Times New Roman"/>
          <w:color w:val="333333"/>
          <w:sz w:val="24"/>
          <w:szCs w:val="24"/>
        </w:rPr>
        <w:t xml:space="preserve"> shield</w:t>
      </w:r>
      <w:r w:rsidR="00776E21" w:rsidRPr="00CB169A">
        <w:rPr>
          <w:rFonts w:ascii="Times New Roman" w:eastAsia="Times New Roman" w:hAnsi="Times New Roman" w:cs="Times New Roman"/>
          <w:color w:val="333333"/>
          <w:sz w:val="24"/>
          <w:szCs w:val="24"/>
        </w:rPr>
        <w:t xml:space="preserve"> (</w:t>
      </w:r>
      <w:proofErr w:type="spellStart"/>
      <w:r w:rsidR="00411081" w:rsidRPr="00CB169A">
        <w:rPr>
          <w:rFonts w:ascii="Times New Roman" w:eastAsia="Times New Roman" w:hAnsi="Times New Roman" w:cs="Times New Roman"/>
          <w:color w:val="333333"/>
          <w:sz w:val="24"/>
          <w:szCs w:val="24"/>
        </w:rPr>
        <w:t>Bauchan</w:t>
      </w:r>
      <w:proofErr w:type="spellEnd"/>
      <w:r w:rsidR="00411081" w:rsidRPr="00CB169A">
        <w:rPr>
          <w:rFonts w:ascii="Times New Roman" w:eastAsia="Times New Roman" w:hAnsi="Times New Roman" w:cs="Times New Roman"/>
          <w:color w:val="333333"/>
          <w:sz w:val="24"/>
          <w:szCs w:val="24"/>
        </w:rPr>
        <w:t xml:space="preserve"> et al. 2019</w:t>
      </w:r>
      <w:r w:rsidR="00046708" w:rsidRPr="00CB169A">
        <w:rPr>
          <w:rFonts w:ascii="Times New Roman" w:eastAsia="Times New Roman" w:hAnsi="Times New Roman" w:cs="Times New Roman"/>
          <w:color w:val="333333"/>
          <w:sz w:val="24"/>
          <w:szCs w:val="24"/>
        </w:rPr>
        <w:t>)</w:t>
      </w:r>
      <w:r w:rsidR="008D4171" w:rsidRPr="00CB169A">
        <w:rPr>
          <w:rFonts w:ascii="Times New Roman" w:eastAsia="Times New Roman" w:hAnsi="Times New Roman" w:cs="Times New Roman"/>
          <w:color w:val="333333"/>
          <w:sz w:val="24"/>
          <w:szCs w:val="24"/>
        </w:rPr>
        <w:t xml:space="preserve"> (Fig. 2)</w:t>
      </w:r>
      <w:r w:rsidRPr="00CB169A">
        <w:rPr>
          <w:rFonts w:ascii="Times New Roman" w:eastAsia="Times New Roman" w:hAnsi="Times New Roman" w:cs="Times New Roman"/>
          <w:color w:val="333333"/>
          <w:sz w:val="24"/>
          <w:szCs w:val="24"/>
        </w:rPr>
        <w:t>. The roses did not show signs or symptoms of R</w:t>
      </w:r>
      <w:r w:rsidR="00E31FCE" w:rsidRPr="00CB169A">
        <w:rPr>
          <w:rFonts w:ascii="Times New Roman" w:eastAsia="Times New Roman" w:hAnsi="Times New Roman" w:cs="Times New Roman"/>
          <w:color w:val="333333"/>
          <w:sz w:val="24"/>
          <w:szCs w:val="24"/>
        </w:rPr>
        <w:t>R</w:t>
      </w:r>
      <w:r w:rsidRPr="00CB169A">
        <w:rPr>
          <w:rFonts w:ascii="Times New Roman" w:eastAsia="Times New Roman" w:hAnsi="Times New Roman" w:cs="Times New Roman"/>
          <w:color w:val="333333"/>
          <w:sz w:val="24"/>
          <w:szCs w:val="24"/>
        </w:rPr>
        <w:t>D.</w:t>
      </w:r>
      <w:del w:id="164" w:author="Fife,Austin N" w:date="2020-05-21T12:58:00Z">
        <w:r w:rsidRPr="00CB169A" w:rsidDel="00587265">
          <w:rPr>
            <w:rFonts w:ascii="Times New Roman" w:eastAsia="Times New Roman" w:hAnsi="Times New Roman" w:cs="Times New Roman"/>
            <w:color w:val="333333"/>
            <w:sz w:val="24"/>
            <w:szCs w:val="24"/>
          </w:rPr>
          <w:delText xml:space="preserve"> </w:delText>
        </w:r>
        <w:r w:rsidRPr="00CB169A" w:rsidDel="007309C8">
          <w:rPr>
            <w:rFonts w:ascii="Times New Roman" w:eastAsia="Times New Roman" w:hAnsi="Times New Roman" w:cs="Times New Roman"/>
            <w:color w:val="333333"/>
            <w:sz w:val="24"/>
            <w:szCs w:val="24"/>
          </w:rPr>
          <w:delText>These roses were tested for RRV with RT-qPCR and Reverse Transcription Recombinase Polymerase Amplification (RT-RPA) (Babu et al. 2016, 2017). However, none</w:delText>
        </w:r>
      </w:del>
      <w:ins w:id="165" w:author="rev" w:date="2020-04-30T09:12:00Z">
        <w:del w:id="166" w:author="Fife,Austin N" w:date="2020-05-21T12:58:00Z">
          <w:r w:rsidR="0078293C" w:rsidDel="007309C8">
            <w:rPr>
              <w:rFonts w:ascii="Times New Roman" w:eastAsia="Times New Roman" w:hAnsi="Times New Roman" w:cs="Times New Roman"/>
              <w:color w:val="333333"/>
              <w:sz w:val="24"/>
              <w:szCs w:val="24"/>
            </w:rPr>
            <w:delText>None</w:delText>
          </w:r>
        </w:del>
      </w:ins>
      <w:del w:id="167" w:author="Fife,Austin N" w:date="2020-05-21T12:58:00Z">
        <w:r w:rsidRPr="00CB169A" w:rsidDel="007309C8">
          <w:rPr>
            <w:rFonts w:ascii="Times New Roman" w:eastAsia="Times New Roman" w:hAnsi="Times New Roman" w:cs="Times New Roman"/>
            <w:color w:val="333333"/>
            <w:sz w:val="24"/>
            <w:szCs w:val="24"/>
          </w:rPr>
          <w:delText xml:space="preserve"> of the plants infested with </w:delText>
        </w:r>
        <w:r w:rsidRPr="00CB169A" w:rsidDel="007309C8">
          <w:rPr>
            <w:rFonts w:ascii="Times New Roman" w:eastAsia="Times New Roman" w:hAnsi="Times New Roman" w:cs="Times New Roman"/>
            <w:i/>
            <w:iCs/>
            <w:color w:val="333333"/>
            <w:sz w:val="24"/>
            <w:szCs w:val="24"/>
          </w:rPr>
          <w:delText>P. fructiphilus</w:delText>
        </w:r>
        <w:r w:rsidRPr="00CB169A" w:rsidDel="007309C8">
          <w:rPr>
            <w:rFonts w:ascii="Times New Roman" w:eastAsia="Times New Roman" w:hAnsi="Times New Roman" w:cs="Times New Roman"/>
            <w:color w:val="333333"/>
            <w:sz w:val="24"/>
            <w:szCs w:val="24"/>
          </w:rPr>
          <w:delText> were positive for RRV.</w:delText>
        </w:r>
      </w:del>
    </w:p>
    <w:p w14:paraId="3B254E61" w14:textId="53B4FC55" w:rsidR="004C0B38" w:rsidRPr="00CB169A" w:rsidRDefault="004C0B38"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On July 16th we conducted an additional survey of 33 </w:t>
      </w:r>
      <w:ins w:id="168" w:author="Fife,Austin N [2]" w:date="2020-06-03T15:58:00Z">
        <w:r w:rsidR="0073476E">
          <w:rPr>
            <w:rFonts w:ascii="Times New Roman" w:eastAsia="Times New Roman" w:hAnsi="Times New Roman" w:cs="Times New Roman"/>
            <w:color w:val="333333"/>
            <w:sz w:val="24"/>
            <w:szCs w:val="24"/>
          </w:rPr>
          <w:t xml:space="preserve">sites with </w:t>
        </w:r>
      </w:ins>
      <w:ins w:id="169" w:author="Fife,Austin N [2]" w:date="2020-06-03T12:58:00Z">
        <w:r w:rsidR="008F1211">
          <w:rPr>
            <w:rFonts w:ascii="Times New Roman" w:eastAsia="Times New Roman" w:hAnsi="Times New Roman" w:cs="Times New Roman"/>
            <w:color w:val="333333"/>
            <w:sz w:val="24"/>
            <w:szCs w:val="24"/>
          </w:rPr>
          <w:t xml:space="preserve">Pink Double </w:t>
        </w:r>
      </w:ins>
      <w:ins w:id="170" w:author="Fife,Austin N [2]" w:date="2020-06-03T12:59:00Z">
        <w:r w:rsidR="008F1211">
          <w:rPr>
            <w:rFonts w:ascii="Times New Roman" w:eastAsia="Times New Roman" w:hAnsi="Times New Roman" w:cs="Times New Roman"/>
            <w:color w:val="333333"/>
            <w:sz w:val="24"/>
            <w:szCs w:val="24"/>
          </w:rPr>
          <w:t>Knock</w:t>
        </w:r>
      </w:ins>
      <w:ins w:id="171" w:author="Fife,Austin N [2]" w:date="2020-06-03T15:26:00Z">
        <w:r w:rsidR="0075251F">
          <w:rPr>
            <w:rFonts w:ascii="Times New Roman" w:eastAsia="Times New Roman" w:hAnsi="Times New Roman" w:cs="Times New Roman"/>
            <w:color w:val="333333"/>
            <w:sz w:val="24"/>
            <w:szCs w:val="24"/>
          </w:rPr>
          <w:t xml:space="preserve"> O</w:t>
        </w:r>
      </w:ins>
      <w:ins w:id="172" w:author="Fife,Austin N [2]" w:date="2020-06-03T12:59:00Z">
        <w:r w:rsidR="008F1211">
          <w:rPr>
            <w:rFonts w:ascii="Times New Roman" w:eastAsia="Times New Roman" w:hAnsi="Times New Roman" w:cs="Times New Roman"/>
            <w:color w:val="333333"/>
            <w:sz w:val="24"/>
            <w:szCs w:val="24"/>
          </w:rPr>
          <w:t>ut</w:t>
        </w:r>
      </w:ins>
      <w:ins w:id="173" w:author="Fife,Austin N [2]" w:date="2020-06-03T15:26:00Z">
        <w:r w:rsidR="0075251F">
          <w:rPr>
            <w:rFonts w:ascii="Times New Roman" w:eastAsia="Times New Roman" w:hAnsi="Times New Roman" w:cs="Times New Roman"/>
            <w:color w:val="333333"/>
            <w:sz w:val="24"/>
            <w:szCs w:val="24"/>
          </w:rPr>
          <w:t>®</w:t>
        </w:r>
      </w:ins>
      <w:ins w:id="174" w:author="Fife,Austin N [2]" w:date="2020-06-03T12:59:00Z">
        <w:r w:rsidR="008F1211">
          <w:rPr>
            <w:rFonts w:ascii="Times New Roman" w:eastAsia="Times New Roman" w:hAnsi="Times New Roman" w:cs="Times New Roman"/>
            <w:color w:val="333333"/>
            <w:sz w:val="24"/>
            <w:szCs w:val="24"/>
          </w:rPr>
          <w:t xml:space="preserve"> </w:t>
        </w:r>
      </w:ins>
      <w:r w:rsidRPr="00CB169A">
        <w:rPr>
          <w:rFonts w:ascii="Times New Roman" w:eastAsia="Times New Roman" w:hAnsi="Times New Roman" w:cs="Times New Roman"/>
          <w:color w:val="333333"/>
          <w:sz w:val="24"/>
          <w:szCs w:val="24"/>
        </w:rPr>
        <w:t xml:space="preserve">roses near the initial site of discovery, including the rose sites where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w:t>
      </w:r>
      <w:r w:rsidR="00564A9E" w:rsidRPr="00CB169A">
        <w:rPr>
          <w:rFonts w:ascii="Times New Roman" w:eastAsia="Times New Roman" w:hAnsi="Times New Roman" w:cs="Times New Roman"/>
          <w:color w:val="333333"/>
          <w:sz w:val="24"/>
          <w:szCs w:val="24"/>
        </w:rPr>
        <w:t xml:space="preserve">was </w:t>
      </w:r>
      <w:r w:rsidRPr="00CB169A">
        <w:rPr>
          <w:rFonts w:ascii="Times New Roman" w:eastAsia="Times New Roman" w:hAnsi="Times New Roman" w:cs="Times New Roman"/>
          <w:color w:val="333333"/>
          <w:sz w:val="24"/>
          <w:szCs w:val="24"/>
        </w:rPr>
        <w:t>originally detected (F</w:t>
      </w:r>
      <w:r w:rsidR="008D4171" w:rsidRPr="00CB169A">
        <w:rPr>
          <w:rFonts w:ascii="Times New Roman" w:eastAsia="Times New Roman" w:hAnsi="Times New Roman" w:cs="Times New Roman"/>
          <w:color w:val="333333"/>
          <w:sz w:val="24"/>
          <w:szCs w:val="24"/>
        </w:rPr>
        <w:t>ig.</w:t>
      </w:r>
      <w:r w:rsidRPr="00CB169A">
        <w:rPr>
          <w:rFonts w:ascii="Times New Roman" w:eastAsia="Times New Roman" w:hAnsi="Times New Roman" w:cs="Times New Roman"/>
          <w:color w:val="333333"/>
          <w:sz w:val="24"/>
          <w:szCs w:val="24"/>
        </w:rPr>
        <w:t xml:space="preserve"> 1B)</w:t>
      </w:r>
      <w:r w:rsidR="007D00C3"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Each sample contained more than 50 eriophyid mites, with some samples containing over 300 mites. We compared the samples collected during February and July with a paired t-test and we found a </w:t>
      </w:r>
      <w:commentRangeStart w:id="175"/>
      <w:commentRangeStart w:id="176"/>
      <w:r w:rsidRPr="00CB169A">
        <w:rPr>
          <w:rFonts w:ascii="Times New Roman" w:eastAsia="Times New Roman" w:hAnsi="Times New Roman" w:cs="Times New Roman"/>
          <w:color w:val="333333"/>
          <w:sz w:val="24"/>
          <w:szCs w:val="24"/>
        </w:rPr>
        <w:t>significant increase in</w:t>
      </w:r>
      <w:r w:rsidR="00522A23" w:rsidRPr="00CB169A">
        <w:rPr>
          <w:rFonts w:ascii="Times New Roman" w:eastAsia="Times New Roman" w:hAnsi="Times New Roman" w:cs="Times New Roman"/>
          <w:color w:val="333333"/>
          <w:sz w:val="24"/>
          <w:szCs w:val="24"/>
        </w:rPr>
        <w:t xml:space="preserve"> the</w:t>
      </w:r>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population between the two sampling dates</w:t>
      </w:r>
      <w:r w:rsidR="00522A23" w:rsidRPr="00CB169A">
        <w:rPr>
          <w:rFonts w:ascii="Times New Roman" w:eastAsia="Times New Roman" w:hAnsi="Times New Roman" w:cs="Times New Roman"/>
          <w:color w:val="333333"/>
          <w:sz w:val="24"/>
          <w:szCs w:val="24"/>
        </w:rPr>
        <w:t xml:space="preserve"> </w:t>
      </w:r>
      <w:commentRangeEnd w:id="175"/>
      <w:r w:rsidR="0078293C">
        <w:rPr>
          <w:rStyle w:val="CommentReference"/>
        </w:rPr>
        <w:commentReference w:id="175"/>
      </w:r>
      <w:commentRangeEnd w:id="176"/>
      <w:r w:rsidR="00D626C1">
        <w:rPr>
          <w:rStyle w:val="CommentReference"/>
        </w:rPr>
        <w:commentReference w:id="176"/>
      </w:r>
      <w:r w:rsidR="00522A23" w:rsidRPr="00CB169A">
        <w:rPr>
          <w:rFonts w:ascii="Times New Roman" w:eastAsia="Times New Roman" w:hAnsi="Times New Roman" w:cs="Times New Roman"/>
          <w:color w:val="333333"/>
          <w:sz w:val="24"/>
          <w:szCs w:val="24"/>
        </w:rPr>
        <w:t>(</w:t>
      </w:r>
      <w:r w:rsidR="00D91EB2" w:rsidRPr="00CB169A">
        <w:rPr>
          <w:rFonts w:ascii="Times New Roman" w:eastAsia="Times New Roman" w:hAnsi="Times New Roman" w:cs="Times New Roman"/>
          <w:color w:val="333333"/>
          <w:sz w:val="24"/>
          <w:szCs w:val="24"/>
        </w:rPr>
        <w:t>see</w:t>
      </w:r>
      <w:r w:rsidR="00D91EB2" w:rsidRPr="00CB169A">
        <w:rPr>
          <w:rFonts w:ascii="Times New Roman" w:eastAsia="Times New Roman" w:hAnsi="Times New Roman" w:cs="Times New Roman"/>
          <w:i/>
          <w:iCs/>
          <w:color w:val="333333"/>
          <w:sz w:val="24"/>
          <w:szCs w:val="24"/>
        </w:rPr>
        <w:t xml:space="preserve"> </w:t>
      </w:r>
      <w:r w:rsidR="00522A23" w:rsidRPr="00CB169A">
        <w:rPr>
          <w:rFonts w:ascii="Times New Roman" w:eastAsia="Times New Roman" w:hAnsi="Times New Roman" w:cs="Times New Roman"/>
          <w:iCs/>
          <w:color w:val="333333"/>
          <w:sz w:val="24"/>
          <w:szCs w:val="24"/>
        </w:rPr>
        <w:t>Fig</w:t>
      </w:r>
      <w:r w:rsidR="00F04BB4" w:rsidRPr="00CB169A">
        <w:rPr>
          <w:rFonts w:ascii="Times New Roman" w:eastAsia="Times New Roman" w:hAnsi="Times New Roman" w:cs="Times New Roman"/>
          <w:iCs/>
          <w:color w:val="333333"/>
          <w:sz w:val="24"/>
          <w:szCs w:val="24"/>
        </w:rPr>
        <w:t>.</w:t>
      </w:r>
      <w:r w:rsidR="00522A23" w:rsidRPr="00CB169A">
        <w:rPr>
          <w:rFonts w:ascii="Times New Roman" w:eastAsia="Times New Roman" w:hAnsi="Times New Roman" w:cs="Times New Roman"/>
          <w:iCs/>
          <w:color w:val="333333"/>
          <w:sz w:val="24"/>
          <w:szCs w:val="24"/>
        </w:rPr>
        <w:t xml:space="preserve"> </w:t>
      </w:r>
      <w:r w:rsidR="00D91EB2" w:rsidRPr="00CB169A">
        <w:rPr>
          <w:rFonts w:ascii="Times New Roman" w:eastAsia="Times New Roman" w:hAnsi="Times New Roman" w:cs="Times New Roman"/>
          <w:iCs/>
          <w:color w:val="333333"/>
          <w:sz w:val="24"/>
          <w:szCs w:val="24"/>
        </w:rPr>
        <w:t>1C</w:t>
      </w:r>
      <w:r w:rsidR="00D91EB2"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p-value = 0.001, α = 0.05, df = 4</w:t>
      </w:r>
      <w:r w:rsidR="00AE5056"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t>
      </w:r>
      <w:r w:rsidR="007D00C3" w:rsidRPr="00CB169A">
        <w:rPr>
          <w:rFonts w:ascii="Times New Roman" w:eastAsia="Times New Roman" w:hAnsi="Times New Roman" w:cs="Times New Roman"/>
          <w:color w:val="333333"/>
          <w:sz w:val="24"/>
          <w:szCs w:val="24"/>
        </w:rPr>
        <w:t xml:space="preserve">Mites that were slide mounted were </w:t>
      </w:r>
      <w:r w:rsidRPr="00CB169A">
        <w:rPr>
          <w:rFonts w:ascii="Times New Roman" w:eastAsia="Times New Roman" w:hAnsi="Times New Roman" w:cs="Times New Roman"/>
          <w:color w:val="333333"/>
          <w:sz w:val="24"/>
          <w:szCs w:val="24"/>
        </w:rPr>
        <w:t>subsequently confirmed as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w:t>
      </w:r>
      <w:del w:id="177" w:author="Fife,Austin N" w:date="2020-05-21T12:59:00Z">
        <w:r w:rsidRPr="00CB169A" w:rsidDel="00A2615A">
          <w:rPr>
            <w:rFonts w:ascii="Times New Roman" w:eastAsia="Times New Roman" w:hAnsi="Times New Roman" w:cs="Times New Roman"/>
            <w:color w:val="333333"/>
            <w:sz w:val="24"/>
            <w:szCs w:val="24"/>
          </w:rPr>
          <w:delText xml:space="preserve"> Additional rose samples were tested for RRV by RT-qPCR, but no virus was detected.</w:delText>
        </w:r>
      </w:del>
    </w:p>
    <w:p w14:paraId="47628B5E" w14:textId="5C98E78C" w:rsidR="00D12FC0" w:rsidRPr="00CB169A" w:rsidRDefault="004C0B38">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This is the first record for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in Florida. </w:t>
      </w:r>
      <w:del w:id="178" w:author="Fife,Austin N" w:date="2020-05-21T13:00:00Z">
        <w:r w:rsidR="00AE5056" w:rsidRPr="00CB169A" w:rsidDel="00A2615A">
          <w:rPr>
            <w:rFonts w:ascii="Times New Roman" w:eastAsia="Times New Roman" w:hAnsi="Times New Roman" w:cs="Times New Roman"/>
            <w:color w:val="333333"/>
            <w:sz w:val="24"/>
            <w:szCs w:val="24"/>
          </w:rPr>
          <w:delText>Based on our data</w:delText>
        </w:r>
        <w:r w:rsidRPr="00CB169A" w:rsidDel="00A2615A">
          <w:rPr>
            <w:rFonts w:ascii="Times New Roman" w:eastAsia="Times New Roman" w:hAnsi="Times New Roman" w:cs="Times New Roman"/>
            <w:color w:val="333333"/>
            <w:sz w:val="24"/>
            <w:szCs w:val="24"/>
          </w:rPr>
          <w:delText xml:space="preserve">, RRV is currently not established in Florida. </w:delText>
        </w:r>
      </w:del>
      <w:r w:rsidRPr="00CB169A">
        <w:rPr>
          <w:rFonts w:ascii="Times New Roman" w:eastAsia="Times New Roman" w:hAnsi="Times New Roman" w:cs="Times New Roman"/>
          <w:color w:val="333333"/>
          <w:sz w:val="24"/>
          <w:szCs w:val="24"/>
        </w:rPr>
        <w:t xml:space="preserve">None of the mite-infested roses </w:t>
      </w:r>
      <w:r w:rsidR="00564A9E" w:rsidRPr="00CB169A">
        <w:rPr>
          <w:rFonts w:ascii="Times New Roman" w:eastAsia="Times New Roman" w:hAnsi="Times New Roman" w:cs="Times New Roman"/>
          <w:color w:val="333333"/>
          <w:sz w:val="24"/>
          <w:szCs w:val="24"/>
        </w:rPr>
        <w:t xml:space="preserve">showed </w:t>
      </w:r>
      <w:r w:rsidRPr="00CB169A">
        <w:rPr>
          <w:rFonts w:ascii="Times New Roman" w:eastAsia="Times New Roman" w:hAnsi="Times New Roman" w:cs="Times New Roman"/>
          <w:color w:val="333333"/>
          <w:sz w:val="24"/>
          <w:szCs w:val="24"/>
        </w:rPr>
        <w:t xml:space="preserve">symptoms of RRD and none </w:t>
      </w:r>
      <w:del w:id="179" w:author="Fife,Austin N" w:date="2020-05-21T13:00:00Z">
        <w:r w:rsidRPr="00CB169A" w:rsidDel="003C60DC">
          <w:rPr>
            <w:rFonts w:ascii="Times New Roman" w:eastAsia="Times New Roman" w:hAnsi="Times New Roman" w:cs="Times New Roman"/>
            <w:color w:val="333333"/>
            <w:sz w:val="24"/>
            <w:szCs w:val="24"/>
          </w:rPr>
          <w:delText xml:space="preserve">were </w:delText>
        </w:r>
      </w:del>
      <w:ins w:id="180" w:author="Fife,Austin N" w:date="2020-05-21T13:00:00Z">
        <w:r w:rsidR="003C60DC">
          <w:rPr>
            <w:rFonts w:ascii="Times New Roman" w:eastAsia="Times New Roman" w:hAnsi="Times New Roman" w:cs="Times New Roman"/>
            <w:color w:val="333333"/>
            <w:sz w:val="24"/>
            <w:szCs w:val="24"/>
          </w:rPr>
          <w:t>tested</w:t>
        </w:r>
        <w:r w:rsidR="003C60DC" w:rsidRPr="00CB169A">
          <w:rPr>
            <w:rFonts w:ascii="Times New Roman" w:eastAsia="Times New Roman" w:hAnsi="Times New Roman" w:cs="Times New Roman"/>
            <w:color w:val="333333"/>
            <w:sz w:val="24"/>
            <w:szCs w:val="24"/>
          </w:rPr>
          <w:t xml:space="preserve"> </w:t>
        </w:r>
      </w:ins>
      <w:r w:rsidRPr="00CB169A">
        <w:rPr>
          <w:rFonts w:ascii="Times New Roman" w:eastAsia="Times New Roman" w:hAnsi="Times New Roman" w:cs="Times New Roman"/>
          <w:color w:val="333333"/>
          <w:sz w:val="24"/>
          <w:szCs w:val="24"/>
        </w:rPr>
        <w:t>positive for RRV</w:t>
      </w:r>
      <w:ins w:id="181" w:author="Fife,Austin N" w:date="2020-05-21T13:00:00Z">
        <w:r w:rsidR="00613C20">
          <w:rPr>
            <w:rFonts w:ascii="Times New Roman" w:eastAsia="Times New Roman" w:hAnsi="Times New Roman" w:cs="Times New Roman"/>
            <w:color w:val="333333"/>
            <w:sz w:val="24"/>
            <w:szCs w:val="24"/>
          </w:rPr>
          <w:t xml:space="preserve"> based on detection tools d</w:t>
        </w:r>
      </w:ins>
      <w:ins w:id="182" w:author="Fife,Austin N" w:date="2020-05-21T13:01:00Z">
        <w:r w:rsidR="00613C20">
          <w:rPr>
            <w:rFonts w:ascii="Times New Roman" w:eastAsia="Times New Roman" w:hAnsi="Times New Roman" w:cs="Times New Roman"/>
            <w:color w:val="333333"/>
            <w:sz w:val="24"/>
            <w:szCs w:val="24"/>
          </w:rPr>
          <w:t>eveloped to date</w:t>
        </w:r>
      </w:ins>
      <w:r w:rsidRPr="00CB169A">
        <w:rPr>
          <w:rFonts w:ascii="Times New Roman" w:eastAsia="Times New Roman" w:hAnsi="Times New Roman" w:cs="Times New Roman"/>
          <w:color w:val="333333"/>
          <w:sz w:val="24"/>
          <w:szCs w:val="24"/>
        </w:rPr>
        <w:t>. However, the presence of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along with past detections of RRV in Florida warrants increased monitoring for the mite and virus in Florida. There is a critical need to develop methods to manage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and RRV, or </w:t>
      </w:r>
      <w:del w:id="183" w:author="Fife,Austin N" w:date="2020-05-21T13:25:00Z">
        <w:r w:rsidRPr="00CB169A" w:rsidDel="007C3676">
          <w:rPr>
            <w:rFonts w:ascii="Times New Roman" w:eastAsia="Times New Roman" w:hAnsi="Times New Roman" w:cs="Times New Roman"/>
            <w:color w:val="333333"/>
            <w:sz w:val="24"/>
            <w:szCs w:val="24"/>
          </w:rPr>
          <w:delText xml:space="preserve">the </w:delText>
        </w:r>
      </w:del>
      <w:ins w:id="184" w:author="Fife,Austin N" w:date="2020-05-21T13:25:00Z">
        <w:r w:rsidR="007C3676">
          <w:rPr>
            <w:rFonts w:ascii="Times New Roman" w:eastAsia="Times New Roman" w:hAnsi="Times New Roman" w:cs="Times New Roman"/>
            <w:color w:val="333333"/>
            <w:sz w:val="24"/>
            <w:szCs w:val="24"/>
          </w:rPr>
          <w:t>homeowners, commercial landscapers, an</w:t>
        </w:r>
      </w:ins>
      <w:ins w:id="185" w:author="Fife,Austin N" w:date="2020-05-21T13:26:00Z">
        <w:r w:rsidR="00D94329">
          <w:rPr>
            <w:rFonts w:ascii="Times New Roman" w:eastAsia="Times New Roman" w:hAnsi="Times New Roman" w:cs="Times New Roman"/>
            <w:color w:val="333333"/>
            <w:sz w:val="24"/>
            <w:szCs w:val="24"/>
          </w:rPr>
          <w:t>d</w:t>
        </w:r>
      </w:ins>
      <w:ins w:id="186" w:author="Fife,Austin N" w:date="2020-05-21T13:25:00Z">
        <w:r w:rsidR="007C3676" w:rsidRPr="00CB169A">
          <w:rPr>
            <w:rFonts w:ascii="Times New Roman" w:eastAsia="Times New Roman" w:hAnsi="Times New Roman" w:cs="Times New Roman"/>
            <w:color w:val="333333"/>
            <w:sz w:val="24"/>
            <w:szCs w:val="24"/>
          </w:rPr>
          <w:t xml:space="preserve"> </w:t>
        </w:r>
      </w:ins>
      <w:del w:id="187" w:author="Fife,Austin N" w:date="2020-05-21T12:45:00Z">
        <w:r w:rsidRPr="00CB169A" w:rsidDel="0081095C">
          <w:rPr>
            <w:rFonts w:ascii="Times New Roman" w:eastAsia="Times New Roman" w:hAnsi="Times New Roman" w:cs="Times New Roman"/>
            <w:color w:val="333333"/>
            <w:sz w:val="24"/>
            <w:szCs w:val="24"/>
          </w:rPr>
          <w:delText>US rose industry stands to lose millions</w:delText>
        </w:r>
        <w:r w:rsidR="00D12FC0" w:rsidRPr="00CB169A" w:rsidDel="0081095C">
          <w:rPr>
            <w:rFonts w:ascii="Times New Roman" w:eastAsia="Times New Roman" w:hAnsi="Times New Roman" w:cs="Times New Roman"/>
            <w:color w:val="333333"/>
            <w:sz w:val="24"/>
            <w:szCs w:val="24"/>
          </w:rPr>
          <w:delText xml:space="preserve"> in the coming years.</w:delText>
        </w:r>
      </w:del>
      <w:commentRangeStart w:id="188"/>
      <w:commentRangeStart w:id="189"/>
      <w:ins w:id="190" w:author="Fife,Austin N" w:date="2020-05-21T12:45:00Z">
        <w:r w:rsidR="004E6F35" w:rsidRPr="00CB169A">
          <w:rPr>
            <w:rFonts w:ascii="Times New Roman" w:eastAsia="Times New Roman" w:hAnsi="Times New Roman" w:cs="Times New Roman"/>
            <w:color w:val="333333"/>
            <w:sz w:val="24"/>
            <w:szCs w:val="24"/>
          </w:rPr>
          <w:t>U</w:t>
        </w:r>
        <w:r w:rsidR="004E6F35">
          <w:rPr>
            <w:rFonts w:ascii="Times New Roman" w:eastAsia="Times New Roman" w:hAnsi="Times New Roman" w:cs="Times New Roman"/>
            <w:color w:val="333333"/>
            <w:sz w:val="24"/>
            <w:szCs w:val="24"/>
          </w:rPr>
          <w:t>.</w:t>
        </w:r>
        <w:r w:rsidR="004E6F35" w:rsidRPr="00CB169A">
          <w:rPr>
            <w:rFonts w:ascii="Times New Roman" w:eastAsia="Times New Roman" w:hAnsi="Times New Roman" w:cs="Times New Roman"/>
            <w:color w:val="333333"/>
            <w:sz w:val="24"/>
            <w:szCs w:val="24"/>
          </w:rPr>
          <w:t>S</w:t>
        </w:r>
        <w:r w:rsidR="004E6F35">
          <w:rPr>
            <w:rFonts w:ascii="Times New Roman" w:eastAsia="Times New Roman" w:hAnsi="Times New Roman" w:cs="Times New Roman"/>
            <w:color w:val="333333"/>
            <w:sz w:val="24"/>
            <w:szCs w:val="24"/>
          </w:rPr>
          <w:t>.</w:t>
        </w:r>
        <w:r w:rsidR="004E6F35" w:rsidRPr="00CB169A">
          <w:rPr>
            <w:rFonts w:ascii="Times New Roman" w:eastAsia="Times New Roman" w:hAnsi="Times New Roman" w:cs="Times New Roman"/>
            <w:color w:val="333333"/>
            <w:sz w:val="24"/>
            <w:szCs w:val="24"/>
          </w:rPr>
          <w:t xml:space="preserve"> rose industry stands to lose millions </w:t>
        </w:r>
      </w:ins>
      <w:ins w:id="191" w:author="Fife,Austin N" w:date="2020-05-21T13:26:00Z">
        <w:r w:rsidR="00D94329">
          <w:rPr>
            <w:rFonts w:ascii="Times New Roman" w:eastAsia="Times New Roman" w:hAnsi="Times New Roman" w:cs="Times New Roman"/>
            <w:color w:val="333333"/>
            <w:sz w:val="24"/>
            <w:szCs w:val="24"/>
          </w:rPr>
          <w:t xml:space="preserve">of dollars and established plantings </w:t>
        </w:r>
      </w:ins>
      <w:ins w:id="192" w:author="Fife,Austin N" w:date="2020-05-21T12:45:00Z">
        <w:r w:rsidR="004E6F35" w:rsidRPr="00CB169A">
          <w:rPr>
            <w:rFonts w:ascii="Times New Roman" w:eastAsia="Times New Roman" w:hAnsi="Times New Roman" w:cs="Times New Roman"/>
            <w:color w:val="333333"/>
            <w:sz w:val="24"/>
            <w:szCs w:val="24"/>
          </w:rPr>
          <w:t>in the coming years</w:t>
        </w:r>
        <w:commentRangeEnd w:id="188"/>
        <w:r w:rsidR="004E6F35">
          <w:rPr>
            <w:rStyle w:val="CommentReference"/>
          </w:rPr>
          <w:commentReference w:id="188"/>
        </w:r>
      </w:ins>
      <w:commentRangeEnd w:id="189"/>
      <w:ins w:id="193" w:author="Fife,Austin N" w:date="2020-05-21T13:40:00Z">
        <w:r w:rsidR="002B4F62">
          <w:rPr>
            <w:rStyle w:val="CommentReference"/>
          </w:rPr>
          <w:commentReference w:id="189"/>
        </w:r>
      </w:ins>
      <w:ins w:id="194" w:author="Fife,Austin N" w:date="2020-05-21T13:25:00Z">
        <w:r w:rsidR="008F6407">
          <w:rPr>
            <w:rFonts w:ascii="Times New Roman" w:eastAsia="Times New Roman" w:hAnsi="Times New Roman" w:cs="Times New Roman"/>
            <w:color w:val="333333"/>
            <w:sz w:val="24"/>
            <w:szCs w:val="24"/>
          </w:rPr>
          <w:t>.</w:t>
        </w:r>
      </w:ins>
    </w:p>
    <w:p w14:paraId="213CBB2D" w14:textId="32D1D2F6" w:rsidR="004C0B38" w:rsidRPr="00CB169A" w:rsidRDefault="00C768E0"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This research was supported by a grant awarded by the Florida Nursery, Growers and Landscape Association </w:t>
      </w:r>
      <w:r w:rsidRPr="00CB169A">
        <w:rPr>
          <w:rFonts w:ascii="Times New Roman" w:hAnsi="Times New Roman" w:cs="Times New Roman"/>
          <w:color w:val="333333"/>
          <w:sz w:val="24"/>
          <w:szCs w:val="24"/>
        </w:rPr>
        <w:t>and USDA-AFRI-CPPM (</w:t>
      </w:r>
      <w:r w:rsidRPr="00CB169A">
        <w:rPr>
          <w:rFonts w:ascii="Times New Roman" w:hAnsi="Times New Roman" w:cs="Times New Roman"/>
          <w:sz w:val="24"/>
          <w:szCs w:val="24"/>
        </w:rPr>
        <w:t>2017-70006-27268)</w:t>
      </w:r>
      <w:r w:rsidRPr="00CB169A">
        <w:rPr>
          <w:rFonts w:ascii="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We thank Jessie Griesheimer and James </w:t>
      </w:r>
      <w:proofErr w:type="spellStart"/>
      <w:r w:rsidRPr="00CB169A">
        <w:rPr>
          <w:rFonts w:ascii="Times New Roman" w:eastAsia="Times New Roman" w:hAnsi="Times New Roman" w:cs="Times New Roman"/>
          <w:color w:val="333333"/>
          <w:sz w:val="24"/>
          <w:szCs w:val="24"/>
        </w:rPr>
        <w:t>Brannin</w:t>
      </w:r>
      <w:proofErr w:type="spellEnd"/>
      <w:r w:rsidRPr="00CB169A">
        <w:rPr>
          <w:rFonts w:ascii="Times New Roman" w:eastAsia="Times New Roman" w:hAnsi="Times New Roman" w:cs="Times New Roman"/>
          <w:color w:val="333333"/>
          <w:sz w:val="24"/>
          <w:szCs w:val="24"/>
        </w:rPr>
        <w:t xml:space="preserve"> </w:t>
      </w:r>
      <w:r w:rsidRPr="00CB169A">
        <w:rPr>
          <w:rFonts w:ascii="Times New Roman" w:hAnsi="Times New Roman" w:cs="Times New Roman"/>
          <w:color w:val="333333"/>
          <w:sz w:val="24"/>
          <w:szCs w:val="24"/>
        </w:rPr>
        <w:t xml:space="preserve">and Dr. Fanny </w:t>
      </w:r>
      <w:proofErr w:type="spellStart"/>
      <w:r w:rsidRPr="00CB169A">
        <w:rPr>
          <w:rFonts w:ascii="Times New Roman" w:hAnsi="Times New Roman" w:cs="Times New Roman"/>
          <w:color w:val="333333"/>
          <w:sz w:val="24"/>
          <w:szCs w:val="24"/>
        </w:rPr>
        <w:t>Iriarte</w:t>
      </w:r>
      <w:proofErr w:type="spellEnd"/>
      <w:r w:rsidRPr="00CB169A">
        <w:rPr>
          <w:rFonts w:ascii="Times New Roman" w:eastAsia="Times New Roman" w:hAnsi="Times New Roman" w:cs="Times New Roman"/>
          <w:color w:val="333333"/>
          <w:sz w:val="24"/>
          <w:szCs w:val="24"/>
        </w:rPr>
        <w:t xml:space="preserve"> for assistance during the experiments. We also thank the Florida Department of Agriculture and Consumer Services – Division of Plant Industry for their support on this contribution.</w:t>
      </w:r>
    </w:p>
    <w:p w14:paraId="1E63A4A5" w14:textId="77777777" w:rsidR="00C768E0" w:rsidRPr="00CB169A" w:rsidRDefault="00C768E0" w:rsidP="00CB169A">
      <w:pPr>
        <w:shd w:val="clear" w:color="auto" w:fill="FFFFFF"/>
        <w:spacing w:after="150" w:line="480" w:lineRule="auto"/>
        <w:rPr>
          <w:rFonts w:ascii="Times New Roman" w:eastAsia="Times New Roman" w:hAnsi="Times New Roman" w:cs="Times New Roman"/>
          <w:b/>
          <w:bCs/>
          <w:color w:val="333333"/>
          <w:sz w:val="24"/>
          <w:szCs w:val="24"/>
        </w:rPr>
      </w:pPr>
    </w:p>
    <w:p w14:paraId="31E58251" w14:textId="14DA866C" w:rsidR="004C0B38" w:rsidRPr="00CB169A" w:rsidRDefault="004C0B38" w:rsidP="00CB169A">
      <w:pPr>
        <w:shd w:val="clear" w:color="auto" w:fill="FFFFFF"/>
        <w:spacing w:after="150" w:line="480" w:lineRule="auto"/>
        <w:rPr>
          <w:rFonts w:ascii="Times New Roman" w:eastAsia="Times New Roman" w:hAnsi="Times New Roman" w:cs="Times New Roman"/>
          <w:b/>
          <w:bCs/>
          <w:color w:val="333333"/>
          <w:sz w:val="24"/>
          <w:szCs w:val="24"/>
        </w:rPr>
      </w:pPr>
      <w:r w:rsidRPr="00CB169A">
        <w:rPr>
          <w:rFonts w:ascii="Times New Roman" w:eastAsia="Times New Roman" w:hAnsi="Times New Roman" w:cs="Times New Roman"/>
          <w:b/>
          <w:bCs/>
          <w:color w:val="333333"/>
          <w:sz w:val="24"/>
          <w:szCs w:val="24"/>
        </w:rPr>
        <w:lastRenderedPageBreak/>
        <w:t>Summary</w:t>
      </w:r>
    </w:p>
    <w:p w14:paraId="19B624C6" w14:textId="77777777"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p>
    <w:p w14:paraId="4CC53684" w14:textId="4B384BE9" w:rsidR="004C0B38" w:rsidRPr="00CB169A" w:rsidRDefault="004C0B38"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The invasive mite </w:t>
      </w:r>
      <w:r w:rsidRPr="00CB169A">
        <w:rPr>
          <w:rFonts w:ascii="Times New Roman" w:eastAsia="Times New Roman" w:hAnsi="Times New Roman" w:cs="Times New Roman"/>
          <w:i/>
          <w:iCs/>
          <w:color w:val="333333"/>
          <w:sz w:val="24"/>
          <w:szCs w:val="24"/>
        </w:rPr>
        <w:t>Phyllocoptes fructiphilus</w:t>
      </w:r>
      <w:r w:rsidRPr="00CB169A">
        <w:rPr>
          <w:rFonts w:ascii="Times New Roman" w:eastAsia="Times New Roman" w:hAnsi="Times New Roman" w:cs="Times New Roman"/>
          <w:color w:val="333333"/>
          <w:sz w:val="24"/>
          <w:szCs w:val="24"/>
        </w:rPr>
        <w:t> </w:t>
      </w:r>
      <w:proofErr w:type="spellStart"/>
      <w:r w:rsidR="00F04BB4" w:rsidRPr="00CB169A">
        <w:rPr>
          <w:rFonts w:ascii="Times New Roman" w:eastAsia="Times New Roman" w:hAnsi="Times New Roman" w:cs="Times New Roman"/>
          <w:color w:val="333333"/>
          <w:sz w:val="24"/>
          <w:szCs w:val="24"/>
        </w:rPr>
        <w:t>Keifer</w:t>
      </w:r>
      <w:proofErr w:type="spellEnd"/>
      <w:r w:rsidR="00F04BB4"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 xml:space="preserve">(Acari: </w:t>
      </w:r>
      <w:proofErr w:type="spellStart"/>
      <w:r w:rsidRPr="00CB169A">
        <w:rPr>
          <w:rFonts w:ascii="Times New Roman" w:eastAsia="Times New Roman" w:hAnsi="Times New Roman" w:cs="Times New Roman"/>
          <w:color w:val="333333"/>
          <w:sz w:val="24"/>
          <w:szCs w:val="24"/>
        </w:rPr>
        <w:t>Trombidiformes</w:t>
      </w:r>
      <w:proofErr w:type="spellEnd"/>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Eriophyidae</w:t>
      </w:r>
      <w:proofErr w:type="spellEnd"/>
      <w:r w:rsidRPr="00CB169A">
        <w:rPr>
          <w:rFonts w:ascii="Times New Roman" w:eastAsia="Times New Roman" w:hAnsi="Times New Roman" w:cs="Times New Roman"/>
          <w:color w:val="333333"/>
          <w:sz w:val="24"/>
          <w:szCs w:val="24"/>
        </w:rPr>
        <w:t>) feeds on plants in the genus </w:t>
      </w:r>
      <w:r w:rsidRPr="00CB169A">
        <w:rPr>
          <w:rFonts w:ascii="Times New Roman" w:eastAsia="Times New Roman" w:hAnsi="Times New Roman" w:cs="Times New Roman"/>
          <w:i/>
          <w:iCs/>
          <w:color w:val="333333"/>
          <w:sz w:val="24"/>
          <w:szCs w:val="24"/>
        </w:rPr>
        <w:t>Rosa</w:t>
      </w:r>
      <w:del w:id="195" w:author="Fife,Austin N" w:date="2020-05-21T13:28:00Z">
        <w:r w:rsidRPr="00CB169A" w:rsidDel="00B97FC6">
          <w:rPr>
            <w:rFonts w:ascii="Times New Roman" w:eastAsia="Times New Roman" w:hAnsi="Times New Roman" w:cs="Times New Roman"/>
            <w:color w:val="333333"/>
            <w:sz w:val="24"/>
            <w:szCs w:val="24"/>
          </w:rPr>
          <w:delText xml:space="preserve"> and is </w:delText>
        </w:r>
      </w:del>
      <w:del w:id="196" w:author="Fife,Austin N" w:date="2020-05-21T13:26:00Z">
        <w:r w:rsidRPr="00CB169A" w:rsidDel="00F2191C">
          <w:rPr>
            <w:rFonts w:ascii="Times New Roman" w:eastAsia="Times New Roman" w:hAnsi="Times New Roman" w:cs="Times New Roman"/>
            <w:color w:val="333333"/>
            <w:sz w:val="24"/>
            <w:szCs w:val="24"/>
          </w:rPr>
          <w:delText xml:space="preserve">known as the </w:delText>
        </w:r>
      </w:del>
      <w:del w:id="197" w:author="Fife,Austin N" w:date="2020-05-21T12:46:00Z">
        <w:r w:rsidRPr="00CB169A" w:rsidDel="007E7F6C">
          <w:rPr>
            <w:rFonts w:ascii="Times New Roman" w:eastAsia="Times New Roman" w:hAnsi="Times New Roman" w:cs="Times New Roman"/>
            <w:color w:val="333333"/>
            <w:sz w:val="24"/>
            <w:szCs w:val="24"/>
          </w:rPr>
          <w:delText>primary</w:delText>
        </w:r>
      </w:del>
      <w:del w:id="198" w:author="Fife,Austin N" w:date="2020-05-21T13:26:00Z">
        <w:r w:rsidRPr="00CB169A" w:rsidDel="00F2191C">
          <w:rPr>
            <w:rFonts w:ascii="Times New Roman" w:eastAsia="Times New Roman" w:hAnsi="Times New Roman" w:cs="Times New Roman"/>
            <w:color w:val="333333"/>
            <w:sz w:val="24"/>
            <w:szCs w:val="24"/>
          </w:rPr>
          <w:delText xml:space="preserve"> vect</w:delText>
        </w:r>
      </w:del>
      <w:ins w:id="199" w:author="Fife,Austin N" w:date="2020-05-21T13:28:00Z">
        <w:r w:rsidR="00B97FC6">
          <w:rPr>
            <w:rFonts w:ascii="Times New Roman" w:eastAsia="Times New Roman" w:hAnsi="Times New Roman" w:cs="Times New Roman"/>
            <w:color w:val="333333"/>
            <w:sz w:val="24"/>
            <w:szCs w:val="24"/>
          </w:rPr>
          <w:t>.</w:t>
        </w:r>
      </w:ins>
      <w:del w:id="200" w:author="Fife,Austin N" w:date="2020-05-21T13:26:00Z">
        <w:r w:rsidRPr="00CB169A" w:rsidDel="00F2191C">
          <w:rPr>
            <w:rFonts w:ascii="Times New Roman" w:eastAsia="Times New Roman" w:hAnsi="Times New Roman" w:cs="Times New Roman"/>
            <w:color w:val="333333"/>
            <w:sz w:val="24"/>
            <w:szCs w:val="24"/>
          </w:rPr>
          <w:delText xml:space="preserve">or of </w:delText>
        </w:r>
      </w:del>
      <w:ins w:id="201" w:author="Fife,Austin N" w:date="2020-05-21T13:28:00Z">
        <w:r w:rsidR="00B97FC6" w:rsidRPr="00B97FC6">
          <w:rPr>
            <w:rFonts w:ascii="Times New Roman" w:eastAsia="Times New Roman" w:hAnsi="Times New Roman" w:cs="Times New Roman"/>
            <w:i/>
            <w:iCs/>
            <w:color w:val="333333"/>
            <w:sz w:val="24"/>
            <w:szCs w:val="24"/>
          </w:rPr>
          <w:t xml:space="preserve"> </w:t>
        </w:r>
        <w:r w:rsidR="00B97FC6" w:rsidRPr="00CB169A">
          <w:rPr>
            <w:rFonts w:ascii="Times New Roman" w:eastAsia="Times New Roman" w:hAnsi="Times New Roman" w:cs="Times New Roman"/>
            <w:i/>
            <w:iCs/>
            <w:color w:val="333333"/>
            <w:sz w:val="24"/>
            <w:szCs w:val="24"/>
          </w:rPr>
          <w:t>P</w:t>
        </w:r>
      </w:ins>
      <w:ins w:id="202" w:author="Fife,Austin N" w:date="2020-05-21T13:30:00Z">
        <w:r w:rsidR="0089794F">
          <w:rPr>
            <w:rFonts w:ascii="Times New Roman" w:eastAsia="Times New Roman" w:hAnsi="Times New Roman" w:cs="Times New Roman"/>
            <w:i/>
            <w:iCs/>
            <w:color w:val="333333"/>
            <w:sz w:val="24"/>
            <w:szCs w:val="24"/>
          </w:rPr>
          <w:t xml:space="preserve">. </w:t>
        </w:r>
      </w:ins>
      <w:ins w:id="203" w:author="Fife,Austin N" w:date="2020-05-21T13:28:00Z">
        <w:r w:rsidR="00B97FC6" w:rsidRPr="00CB169A">
          <w:rPr>
            <w:rFonts w:ascii="Times New Roman" w:eastAsia="Times New Roman" w:hAnsi="Times New Roman" w:cs="Times New Roman"/>
            <w:i/>
            <w:iCs/>
            <w:color w:val="333333"/>
            <w:sz w:val="24"/>
            <w:szCs w:val="24"/>
          </w:rPr>
          <w:t>fructiphilus</w:t>
        </w:r>
        <w:r w:rsidR="00B97FC6" w:rsidRPr="00CB169A">
          <w:rPr>
            <w:rFonts w:ascii="Times New Roman" w:eastAsia="Times New Roman" w:hAnsi="Times New Roman" w:cs="Times New Roman"/>
            <w:color w:val="333333"/>
            <w:sz w:val="24"/>
            <w:szCs w:val="24"/>
          </w:rPr>
          <w:t xml:space="preserve"> is </w:t>
        </w:r>
        <w:r w:rsidR="00B97FC6">
          <w:rPr>
            <w:rFonts w:ascii="Times New Roman" w:eastAsia="Times New Roman" w:hAnsi="Times New Roman" w:cs="Times New Roman"/>
            <w:color w:val="333333"/>
            <w:sz w:val="24"/>
            <w:szCs w:val="24"/>
          </w:rPr>
          <w:t>associated with the</w:t>
        </w:r>
        <w:r w:rsidR="00B97FC6" w:rsidRPr="00CB169A">
          <w:rPr>
            <w:rFonts w:ascii="Times New Roman" w:eastAsia="Times New Roman" w:hAnsi="Times New Roman" w:cs="Times New Roman"/>
            <w:color w:val="333333"/>
            <w:sz w:val="24"/>
            <w:szCs w:val="24"/>
          </w:rPr>
          <w:t xml:space="preserve"> </w:t>
        </w:r>
        <w:commentRangeStart w:id="204"/>
        <w:r w:rsidR="00B97FC6" w:rsidRPr="00CB169A">
          <w:rPr>
            <w:rFonts w:ascii="Times New Roman" w:eastAsia="Times New Roman" w:hAnsi="Times New Roman" w:cs="Times New Roman"/>
            <w:i/>
            <w:iCs/>
            <w:color w:val="333333"/>
            <w:sz w:val="24"/>
            <w:szCs w:val="24"/>
          </w:rPr>
          <w:t xml:space="preserve">Rose rosette </w:t>
        </w:r>
        <w:proofErr w:type="spellStart"/>
        <w:r w:rsidR="00B97FC6">
          <w:rPr>
            <w:rFonts w:ascii="Times New Roman" w:eastAsia="Times New Roman" w:hAnsi="Times New Roman" w:cs="Times New Roman"/>
            <w:i/>
            <w:iCs/>
            <w:color w:val="333333"/>
            <w:sz w:val="24"/>
            <w:szCs w:val="24"/>
          </w:rPr>
          <w:t>emara</w:t>
        </w:r>
        <w:r w:rsidR="00B97FC6" w:rsidRPr="00CB169A">
          <w:rPr>
            <w:rFonts w:ascii="Times New Roman" w:eastAsia="Times New Roman" w:hAnsi="Times New Roman" w:cs="Times New Roman"/>
            <w:i/>
            <w:iCs/>
            <w:color w:val="333333"/>
            <w:sz w:val="24"/>
            <w:szCs w:val="24"/>
          </w:rPr>
          <w:t>virus</w:t>
        </w:r>
        <w:proofErr w:type="spellEnd"/>
        <w:r w:rsidR="00B97FC6" w:rsidRPr="00CB169A">
          <w:rPr>
            <w:rFonts w:ascii="Times New Roman" w:eastAsia="Times New Roman" w:hAnsi="Times New Roman" w:cs="Times New Roman"/>
            <w:color w:val="333333"/>
            <w:sz w:val="24"/>
            <w:szCs w:val="24"/>
          </w:rPr>
          <w:t xml:space="preserve"> (</w:t>
        </w:r>
        <w:r w:rsidR="00B97FC6">
          <w:rPr>
            <w:rFonts w:ascii="Times New Roman" w:eastAsia="Times New Roman" w:hAnsi="Times New Roman" w:cs="Times New Roman"/>
            <w:color w:val="333333"/>
            <w:sz w:val="24"/>
            <w:szCs w:val="24"/>
          </w:rPr>
          <w:t xml:space="preserve">rose rosette virus, </w:t>
        </w:r>
        <w:r w:rsidR="00B97FC6" w:rsidRPr="00CB169A">
          <w:rPr>
            <w:rFonts w:ascii="Times New Roman" w:eastAsia="Times New Roman" w:hAnsi="Times New Roman" w:cs="Times New Roman"/>
            <w:color w:val="333333"/>
            <w:sz w:val="24"/>
            <w:szCs w:val="24"/>
          </w:rPr>
          <w:t>RRV)</w:t>
        </w:r>
        <w:commentRangeEnd w:id="204"/>
        <w:r w:rsidR="00B97FC6">
          <w:rPr>
            <w:rStyle w:val="CommentReference"/>
          </w:rPr>
          <w:commentReference w:id="204"/>
        </w:r>
        <w:r w:rsidR="00B97FC6">
          <w:rPr>
            <w:rFonts w:ascii="Times New Roman" w:eastAsia="Times New Roman" w:hAnsi="Times New Roman" w:cs="Times New Roman"/>
            <w:color w:val="333333"/>
            <w:sz w:val="24"/>
            <w:szCs w:val="24"/>
          </w:rPr>
          <w:t xml:space="preserve"> and acts as the only known vector of RRV</w:t>
        </w:r>
      </w:ins>
      <w:ins w:id="205" w:author="Fife,Austin N" w:date="2020-05-21T13:27:00Z">
        <w:r w:rsidR="007E5555">
          <w:rPr>
            <w:rFonts w:ascii="Times New Roman" w:eastAsia="Times New Roman" w:hAnsi="Times New Roman" w:cs="Times New Roman"/>
            <w:color w:val="333333"/>
            <w:sz w:val="24"/>
            <w:szCs w:val="24"/>
          </w:rPr>
          <w:t xml:space="preserve">, </w:t>
        </w:r>
      </w:ins>
      <w:del w:id="206" w:author="Fife,Austin N" w:date="2020-05-21T12:47:00Z">
        <w:r w:rsidR="00D12FC0" w:rsidRPr="00CB169A" w:rsidDel="005E7303">
          <w:rPr>
            <w:rFonts w:ascii="Times New Roman" w:eastAsia="Times New Roman" w:hAnsi="Times New Roman" w:cs="Times New Roman"/>
            <w:i/>
            <w:iCs/>
            <w:color w:val="333333"/>
            <w:sz w:val="24"/>
            <w:szCs w:val="24"/>
          </w:rPr>
          <w:delText>Rose rosette virus</w:delText>
        </w:r>
        <w:r w:rsidR="00D12FC0" w:rsidRPr="00CB169A" w:rsidDel="005E7303">
          <w:rPr>
            <w:rFonts w:ascii="Times New Roman" w:eastAsia="Times New Roman" w:hAnsi="Times New Roman" w:cs="Times New Roman"/>
            <w:color w:val="333333"/>
            <w:sz w:val="24"/>
            <w:szCs w:val="24"/>
          </w:rPr>
          <w:delText xml:space="preserve">, </w:delText>
        </w:r>
      </w:del>
      <w:r w:rsidR="00D12FC0" w:rsidRPr="00CB169A">
        <w:rPr>
          <w:rFonts w:ascii="Times New Roman" w:eastAsia="Times New Roman" w:hAnsi="Times New Roman" w:cs="Times New Roman"/>
          <w:color w:val="333333"/>
          <w:sz w:val="24"/>
          <w:szCs w:val="24"/>
        </w:rPr>
        <w:t>the causal agent of Rose Rosette Disease</w:t>
      </w:r>
      <w:del w:id="207" w:author="Fife,Austin N" w:date="2020-05-21T12:32:00Z">
        <w:r w:rsidR="00D12FC0" w:rsidRPr="00CB169A" w:rsidDel="00380805">
          <w:rPr>
            <w:rFonts w:ascii="Times New Roman" w:eastAsia="Times New Roman" w:hAnsi="Times New Roman" w:cs="Times New Roman"/>
            <w:color w:val="333333"/>
            <w:sz w:val="24"/>
            <w:szCs w:val="24"/>
          </w:rPr>
          <w:delText xml:space="preserve"> (RRD)</w:delText>
        </w:r>
      </w:del>
      <w:r w:rsidR="00D12FC0" w:rsidRPr="00CB169A">
        <w:rPr>
          <w:rFonts w:ascii="Times New Roman" w:eastAsia="Times New Roman" w:hAnsi="Times New Roman" w:cs="Times New Roman"/>
          <w:color w:val="333333"/>
          <w:sz w:val="24"/>
          <w:szCs w:val="24"/>
        </w:rPr>
        <w:t xml:space="preserve"> (</w:t>
      </w:r>
      <w:commentRangeStart w:id="208"/>
      <w:commentRangeStart w:id="209"/>
      <w:proofErr w:type="spellStart"/>
      <w:ins w:id="210" w:author="Fife,Austin N" w:date="2020-05-21T12:48:00Z">
        <w:r w:rsidR="00B0444F" w:rsidRPr="0013424C">
          <w:rPr>
            <w:rFonts w:ascii="Times New Roman" w:eastAsia="Times New Roman" w:hAnsi="Times New Roman" w:cs="Times New Roman"/>
            <w:i/>
            <w:iCs/>
            <w:color w:val="333333"/>
            <w:sz w:val="24"/>
            <w:szCs w:val="24"/>
          </w:rPr>
          <w:t>Bunyavirales</w:t>
        </w:r>
        <w:proofErr w:type="spellEnd"/>
        <w:r w:rsidR="00B0444F" w:rsidRPr="0013424C">
          <w:rPr>
            <w:rFonts w:ascii="Times New Roman" w:eastAsia="Times New Roman" w:hAnsi="Times New Roman" w:cs="Times New Roman"/>
            <w:i/>
            <w:iCs/>
            <w:color w:val="333333"/>
            <w:sz w:val="24"/>
            <w:szCs w:val="24"/>
          </w:rPr>
          <w:t xml:space="preserve">: </w:t>
        </w:r>
        <w:proofErr w:type="spellStart"/>
        <w:r w:rsidR="00B0444F" w:rsidRPr="0013424C">
          <w:rPr>
            <w:rFonts w:ascii="Times New Roman" w:eastAsia="Times New Roman" w:hAnsi="Times New Roman" w:cs="Times New Roman"/>
            <w:i/>
            <w:iCs/>
            <w:color w:val="333333"/>
            <w:sz w:val="24"/>
            <w:szCs w:val="24"/>
          </w:rPr>
          <w:t>Fimoviridae</w:t>
        </w:r>
        <w:proofErr w:type="spellEnd"/>
        <w:r w:rsidR="00B0444F" w:rsidRPr="0013424C">
          <w:rPr>
            <w:rFonts w:ascii="Times New Roman" w:eastAsia="Times New Roman" w:hAnsi="Times New Roman" w:cs="Times New Roman"/>
            <w:i/>
            <w:iCs/>
            <w:color w:val="333333"/>
            <w:sz w:val="24"/>
            <w:szCs w:val="24"/>
          </w:rPr>
          <w:t xml:space="preserve">, </w:t>
        </w:r>
        <w:proofErr w:type="spellStart"/>
        <w:r w:rsidR="00B0444F" w:rsidRPr="0013424C">
          <w:rPr>
            <w:rFonts w:ascii="Times New Roman" w:eastAsia="Times New Roman" w:hAnsi="Times New Roman" w:cs="Times New Roman"/>
            <w:i/>
            <w:iCs/>
            <w:color w:val="333333"/>
            <w:sz w:val="24"/>
            <w:szCs w:val="24"/>
          </w:rPr>
          <w:t>Emaravirus</w:t>
        </w:r>
        <w:commentRangeEnd w:id="208"/>
        <w:proofErr w:type="spellEnd"/>
        <w:r w:rsidR="00B0444F">
          <w:rPr>
            <w:rStyle w:val="CommentReference"/>
          </w:rPr>
          <w:commentReference w:id="208"/>
        </w:r>
      </w:ins>
      <w:commentRangeEnd w:id="209"/>
      <w:ins w:id="211" w:author="Fife,Austin N" w:date="2020-05-21T13:29:00Z">
        <w:r w:rsidR="004115F7">
          <w:rPr>
            <w:rStyle w:val="CommentReference"/>
          </w:rPr>
          <w:commentReference w:id="209"/>
        </w:r>
      </w:ins>
      <w:del w:id="212" w:author="Fife,Austin N" w:date="2020-05-21T12:48:00Z">
        <w:r w:rsidR="00D12FC0" w:rsidRPr="00CB169A" w:rsidDel="00B0444F">
          <w:rPr>
            <w:rFonts w:ascii="Times New Roman" w:eastAsia="Times New Roman" w:hAnsi="Times New Roman" w:cs="Times New Roman"/>
            <w:color w:val="333333"/>
            <w:sz w:val="24"/>
            <w:szCs w:val="24"/>
          </w:rPr>
          <w:delText>Bunyavirales: Emaravirus</w:delText>
        </w:r>
      </w:del>
      <w:r w:rsidR="00D12FC0" w:rsidRPr="00CB169A">
        <w:rPr>
          <w:rFonts w:ascii="Times New Roman" w:eastAsia="Times New Roman" w:hAnsi="Times New Roman" w:cs="Times New Roman"/>
          <w:color w:val="333333"/>
          <w:sz w:val="24"/>
          <w:szCs w:val="24"/>
        </w:rPr>
        <w:t xml:space="preserve">). </w:t>
      </w:r>
      <w:r w:rsidR="00F45EF2" w:rsidRPr="00CB169A">
        <w:rPr>
          <w:rFonts w:ascii="Times New Roman" w:eastAsia="Times New Roman" w:hAnsi="Times New Roman" w:cs="Times New Roman"/>
          <w:color w:val="333333"/>
          <w:sz w:val="24"/>
          <w:szCs w:val="24"/>
        </w:rPr>
        <w:t xml:space="preserve">The mite </w:t>
      </w:r>
      <w:r w:rsidRPr="00CB169A">
        <w:rPr>
          <w:rFonts w:ascii="Times New Roman" w:eastAsia="Times New Roman" w:hAnsi="Times New Roman" w:cs="Times New Roman"/>
          <w:i/>
          <w:iCs/>
          <w:color w:val="333333"/>
          <w:sz w:val="24"/>
          <w:szCs w:val="24"/>
        </w:rPr>
        <w:t>P</w:t>
      </w:r>
      <w:r w:rsidR="00F45EF2" w:rsidRPr="00CB169A">
        <w:rPr>
          <w:rFonts w:ascii="Times New Roman" w:eastAsia="Times New Roman" w:hAnsi="Times New Roman" w:cs="Times New Roman"/>
          <w:i/>
          <w:iCs/>
          <w:color w:val="333333"/>
          <w:sz w:val="24"/>
          <w:szCs w:val="24"/>
        </w:rPr>
        <w:t>.</w:t>
      </w:r>
      <w:r w:rsidRPr="00CB169A">
        <w:rPr>
          <w:rFonts w:ascii="Times New Roman" w:eastAsia="Times New Roman" w:hAnsi="Times New Roman" w:cs="Times New Roman"/>
          <w:i/>
          <w:iCs/>
          <w:color w:val="333333"/>
          <w:sz w:val="24"/>
          <w:szCs w:val="24"/>
        </w:rPr>
        <w:t xml:space="preserve"> fructiphilus</w:t>
      </w:r>
      <w:r w:rsidRPr="00CB169A">
        <w:rPr>
          <w:rFonts w:ascii="Times New Roman" w:eastAsia="Times New Roman" w:hAnsi="Times New Roman" w:cs="Times New Roman"/>
          <w:color w:val="333333"/>
          <w:sz w:val="24"/>
          <w:szCs w:val="24"/>
        </w:rPr>
        <w:t> is reported for the first time in</w:t>
      </w:r>
      <w:ins w:id="213" w:author="Fife,Austin N [2]" w:date="2020-06-03T12:59:00Z">
        <w:r w:rsidR="007B3FCD">
          <w:rPr>
            <w:rFonts w:ascii="Times New Roman" w:eastAsia="Times New Roman" w:hAnsi="Times New Roman" w:cs="Times New Roman"/>
            <w:color w:val="333333"/>
            <w:sz w:val="24"/>
            <w:szCs w:val="24"/>
          </w:rPr>
          <w:t xml:space="preserve"> the state of</w:t>
        </w:r>
      </w:ins>
      <w:r w:rsidRPr="00CB169A">
        <w:rPr>
          <w:rFonts w:ascii="Times New Roman" w:eastAsia="Times New Roman" w:hAnsi="Times New Roman" w:cs="Times New Roman"/>
          <w:color w:val="333333"/>
          <w:sz w:val="24"/>
          <w:szCs w:val="24"/>
        </w:rPr>
        <w:t xml:space="preserve"> Florida, USA. No roses showed signs or symptoms of viral infection, and</w:t>
      </w:r>
      <w:del w:id="214" w:author="Fife,Austin N" w:date="2020-05-21T13:02:00Z">
        <w:r w:rsidRPr="00CB169A" w:rsidDel="005E733E">
          <w:rPr>
            <w:rFonts w:ascii="Times New Roman" w:eastAsia="Times New Roman" w:hAnsi="Times New Roman" w:cs="Times New Roman"/>
            <w:color w:val="333333"/>
            <w:sz w:val="24"/>
            <w:szCs w:val="24"/>
          </w:rPr>
          <w:delText xml:space="preserve"> no virus was detected using</w:delText>
        </w:r>
      </w:del>
      <w:r w:rsidRPr="00CB169A">
        <w:rPr>
          <w:rFonts w:ascii="Times New Roman" w:eastAsia="Times New Roman" w:hAnsi="Times New Roman" w:cs="Times New Roman"/>
          <w:color w:val="333333"/>
          <w:sz w:val="24"/>
          <w:szCs w:val="24"/>
        </w:rPr>
        <w:t xml:space="preserve"> </w:t>
      </w:r>
      <w:ins w:id="215" w:author="Fife,Austin N" w:date="2020-05-21T13:02:00Z">
        <w:r w:rsidR="00AF01D2">
          <w:rPr>
            <w:rFonts w:ascii="Times New Roman" w:eastAsia="Times New Roman" w:hAnsi="Times New Roman" w:cs="Times New Roman"/>
            <w:color w:val="333333"/>
            <w:sz w:val="24"/>
            <w:szCs w:val="24"/>
          </w:rPr>
          <w:t xml:space="preserve">current </w:t>
        </w:r>
      </w:ins>
      <w:r w:rsidRPr="00CB169A">
        <w:rPr>
          <w:rFonts w:ascii="Times New Roman" w:eastAsia="Times New Roman" w:hAnsi="Times New Roman" w:cs="Times New Roman"/>
          <w:color w:val="333333"/>
          <w:sz w:val="24"/>
          <w:szCs w:val="24"/>
        </w:rPr>
        <w:t>molecular methods</w:t>
      </w:r>
      <w:ins w:id="216" w:author="Fife,Austin N" w:date="2020-05-21T13:02:00Z">
        <w:r w:rsidR="005E733E">
          <w:rPr>
            <w:rFonts w:ascii="Times New Roman" w:eastAsia="Times New Roman" w:hAnsi="Times New Roman" w:cs="Times New Roman"/>
            <w:color w:val="333333"/>
            <w:sz w:val="24"/>
            <w:szCs w:val="24"/>
          </w:rPr>
          <w:t xml:space="preserve"> were unable to detect the virus</w:t>
        </w:r>
      </w:ins>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i/>
          <w:iCs/>
          <w:color w:val="333333"/>
          <w:sz w:val="24"/>
          <w:szCs w:val="24"/>
        </w:rPr>
        <w:t>P</w:t>
      </w:r>
      <w:r w:rsidR="00D967D8" w:rsidRPr="00CB169A">
        <w:rPr>
          <w:rFonts w:ascii="Times New Roman" w:eastAsia="Times New Roman" w:hAnsi="Times New Roman" w:cs="Times New Roman"/>
          <w:i/>
          <w:iCs/>
          <w:color w:val="333333"/>
          <w:sz w:val="24"/>
          <w:szCs w:val="24"/>
        </w:rPr>
        <w:t>.</w:t>
      </w:r>
      <w:r w:rsidRPr="00CB169A">
        <w:rPr>
          <w:rFonts w:ascii="Times New Roman" w:eastAsia="Times New Roman" w:hAnsi="Times New Roman" w:cs="Times New Roman"/>
          <w:i/>
          <w:iCs/>
          <w:color w:val="333333"/>
          <w:sz w:val="24"/>
          <w:szCs w:val="24"/>
        </w:rPr>
        <w:t xml:space="preserve"> fructiphilus</w:t>
      </w:r>
      <w:r w:rsidRPr="00CB169A">
        <w:rPr>
          <w:rFonts w:ascii="Times New Roman" w:eastAsia="Times New Roman" w:hAnsi="Times New Roman" w:cs="Times New Roman"/>
          <w:color w:val="333333"/>
          <w:sz w:val="24"/>
          <w:szCs w:val="24"/>
        </w:rPr>
        <w:t xml:space="preserve"> represents a potential threat to </w:t>
      </w:r>
      <w:r w:rsidR="00D967D8" w:rsidRPr="00CB169A">
        <w:rPr>
          <w:rFonts w:ascii="Times New Roman" w:eastAsia="Times New Roman" w:hAnsi="Times New Roman" w:cs="Times New Roman"/>
          <w:color w:val="333333"/>
          <w:sz w:val="24"/>
          <w:szCs w:val="24"/>
        </w:rPr>
        <w:t>the Florida rose industry</w:t>
      </w:r>
      <w:r w:rsidRPr="00CB169A">
        <w:rPr>
          <w:rFonts w:ascii="Times New Roman" w:eastAsia="Times New Roman" w:hAnsi="Times New Roman" w:cs="Times New Roman"/>
          <w:color w:val="333333"/>
          <w:sz w:val="24"/>
          <w:szCs w:val="24"/>
        </w:rPr>
        <w:t xml:space="preserve"> if </w:t>
      </w:r>
      <w:ins w:id="217" w:author="Fife,Austin N" w:date="2020-05-21T12:33:00Z">
        <w:r w:rsidR="00380805" w:rsidRPr="00CB169A">
          <w:rPr>
            <w:rFonts w:ascii="Times New Roman" w:eastAsia="Times New Roman" w:hAnsi="Times New Roman" w:cs="Times New Roman"/>
            <w:color w:val="333333"/>
            <w:sz w:val="24"/>
            <w:szCs w:val="24"/>
          </w:rPr>
          <w:t>Rose Rosette Disease</w:t>
        </w:r>
      </w:ins>
      <w:del w:id="218" w:author="Fife,Austin N" w:date="2020-05-21T12:33:00Z">
        <w:r w:rsidRPr="00CB169A" w:rsidDel="00380805">
          <w:rPr>
            <w:rFonts w:ascii="Times New Roman" w:eastAsia="Times New Roman" w:hAnsi="Times New Roman" w:cs="Times New Roman"/>
            <w:color w:val="333333"/>
            <w:sz w:val="24"/>
            <w:szCs w:val="24"/>
          </w:rPr>
          <w:delText>RRD</w:delText>
        </w:r>
      </w:del>
      <w:r w:rsidRPr="00CB169A">
        <w:rPr>
          <w:rFonts w:ascii="Times New Roman" w:eastAsia="Times New Roman" w:hAnsi="Times New Roman" w:cs="Times New Roman"/>
          <w:color w:val="333333"/>
          <w:sz w:val="24"/>
          <w:szCs w:val="24"/>
        </w:rPr>
        <w:t xml:space="preserve"> becomes </w:t>
      </w:r>
      <w:r w:rsidR="007944EF" w:rsidRPr="00CB169A">
        <w:rPr>
          <w:rFonts w:ascii="Times New Roman" w:eastAsia="Times New Roman" w:hAnsi="Times New Roman" w:cs="Times New Roman"/>
          <w:color w:val="333333"/>
          <w:sz w:val="24"/>
          <w:szCs w:val="24"/>
        </w:rPr>
        <w:t>established</w:t>
      </w:r>
      <w:r w:rsidRPr="00CB169A">
        <w:rPr>
          <w:rFonts w:ascii="Times New Roman" w:eastAsia="Times New Roman" w:hAnsi="Times New Roman" w:cs="Times New Roman"/>
          <w:color w:val="333333"/>
          <w:sz w:val="24"/>
          <w:szCs w:val="24"/>
        </w:rPr>
        <w:t>.</w:t>
      </w:r>
    </w:p>
    <w:p w14:paraId="38A29082" w14:textId="6BE5E4A7" w:rsidR="00C768E0" w:rsidRPr="008418F5" w:rsidRDefault="00C768E0" w:rsidP="00CB169A">
      <w:pPr>
        <w:shd w:val="clear" w:color="auto" w:fill="FFFFFF"/>
        <w:spacing w:after="150" w:line="480" w:lineRule="auto"/>
        <w:ind w:firstLine="720"/>
        <w:rPr>
          <w:rFonts w:ascii="Times New Roman" w:eastAsia="Times New Roman" w:hAnsi="Times New Roman" w:cs="Times New Roman"/>
          <w:color w:val="333333"/>
          <w:sz w:val="24"/>
          <w:szCs w:val="24"/>
          <w:lang w:val="es-419"/>
          <w:rPrChange w:id="219" w:author="Fife,Austin N [2]" w:date="2020-06-03T12:55:00Z">
            <w:rPr>
              <w:rFonts w:ascii="Times New Roman" w:eastAsia="Times New Roman" w:hAnsi="Times New Roman" w:cs="Times New Roman"/>
              <w:color w:val="333333"/>
              <w:sz w:val="24"/>
              <w:szCs w:val="24"/>
            </w:rPr>
          </w:rPrChange>
        </w:rPr>
      </w:pPr>
      <w:r w:rsidRPr="008418F5">
        <w:rPr>
          <w:rFonts w:ascii="Times New Roman" w:eastAsia="Times New Roman" w:hAnsi="Times New Roman" w:cs="Times New Roman"/>
          <w:color w:val="333333"/>
          <w:sz w:val="24"/>
          <w:szCs w:val="24"/>
          <w:lang w:val="es-419"/>
          <w:rPrChange w:id="220" w:author="Fife,Austin N [2]" w:date="2020-06-03T12:55:00Z">
            <w:rPr>
              <w:rFonts w:ascii="Times New Roman" w:eastAsia="Times New Roman" w:hAnsi="Times New Roman" w:cs="Times New Roman"/>
              <w:color w:val="333333"/>
              <w:sz w:val="24"/>
              <w:szCs w:val="24"/>
            </w:rPr>
          </w:rPrChange>
        </w:rPr>
        <w:t xml:space="preserve">Key </w:t>
      </w:r>
      <w:proofErr w:type="spellStart"/>
      <w:r w:rsidRPr="008418F5">
        <w:rPr>
          <w:rFonts w:ascii="Times New Roman" w:eastAsia="Times New Roman" w:hAnsi="Times New Roman" w:cs="Times New Roman"/>
          <w:color w:val="333333"/>
          <w:sz w:val="24"/>
          <w:szCs w:val="24"/>
          <w:lang w:val="es-419"/>
          <w:rPrChange w:id="221" w:author="Fife,Austin N [2]" w:date="2020-06-03T12:55:00Z">
            <w:rPr>
              <w:rFonts w:ascii="Times New Roman" w:eastAsia="Times New Roman" w:hAnsi="Times New Roman" w:cs="Times New Roman"/>
              <w:color w:val="333333"/>
              <w:sz w:val="24"/>
              <w:szCs w:val="24"/>
            </w:rPr>
          </w:rPrChange>
        </w:rPr>
        <w:t>Words</w:t>
      </w:r>
      <w:proofErr w:type="spellEnd"/>
      <w:r w:rsidRPr="008418F5">
        <w:rPr>
          <w:rFonts w:ascii="Times New Roman" w:eastAsia="Times New Roman" w:hAnsi="Times New Roman" w:cs="Times New Roman"/>
          <w:color w:val="333333"/>
          <w:sz w:val="24"/>
          <w:szCs w:val="24"/>
          <w:lang w:val="es-419"/>
          <w:rPrChange w:id="222" w:author="Fife,Austin N [2]" w:date="2020-06-03T12:55:00Z">
            <w:rPr>
              <w:rFonts w:ascii="Times New Roman" w:eastAsia="Times New Roman" w:hAnsi="Times New Roman" w:cs="Times New Roman"/>
              <w:color w:val="333333"/>
              <w:sz w:val="24"/>
              <w:szCs w:val="24"/>
            </w:rPr>
          </w:rPrChange>
        </w:rPr>
        <w:t xml:space="preserve">: Rose </w:t>
      </w:r>
      <w:proofErr w:type="spellStart"/>
      <w:ins w:id="223" w:author="Fife,Austin N" w:date="2020-05-21T12:34:00Z">
        <w:r w:rsidR="009A33DF" w:rsidRPr="008418F5">
          <w:rPr>
            <w:rFonts w:ascii="Times New Roman" w:eastAsia="Times New Roman" w:hAnsi="Times New Roman" w:cs="Times New Roman"/>
            <w:color w:val="333333"/>
            <w:sz w:val="24"/>
            <w:szCs w:val="24"/>
            <w:lang w:val="es-419"/>
            <w:rPrChange w:id="224" w:author="Fife,Austin N [2]" w:date="2020-06-03T12:55:00Z">
              <w:rPr>
                <w:rFonts w:ascii="Times New Roman" w:eastAsia="Times New Roman" w:hAnsi="Times New Roman" w:cs="Times New Roman"/>
                <w:color w:val="333333"/>
                <w:sz w:val="24"/>
                <w:szCs w:val="24"/>
              </w:rPr>
            </w:rPrChange>
          </w:rPr>
          <w:t>r</w:t>
        </w:r>
      </w:ins>
      <w:del w:id="225" w:author="Fife,Austin N" w:date="2020-05-21T12:34:00Z">
        <w:r w:rsidRPr="008418F5" w:rsidDel="009A33DF">
          <w:rPr>
            <w:rFonts w:ascii="Times New Roman" w:eastAsia="Times New Roman" w:hAnsi="Times New Roman" w:cs="Times New Roman"/>
            <w:color w:val="333333"/>
            <w:sz w:val="24"/>
            <w:szCs w:val="24"/>
            <w:lang w:val="es-419"/>
            <w:rPrChange w:id="226" w:author="Fife,Austin N [2]" w:date="2020-06-03T12:55:00Z">
              <w:rPr>
                <w:rFonts w:ascii="Times New Roman" w:eastAsia="Times New Roman" w:hAnsi="Times New Roman" w:cs="Times New Roman"/>
                <w:color w:val="333333"/>
                <w:sz w:val="24"/>
                <w:szCs w:val="24"/>
              </w:rPr>
            </w:rPrChange>
          </w:rPr>
          <w:delText>R</w:delText>
        </w:r>
      </w:del>
      <w:r w:rsidRPr="008418F5">
        <w:rPr>
          <w:rFonts w:ascii="Times New Roman" w:eastAsia="Times New Roman" w:hAnsi="Times New Roman" w:cs="Times New Roman"/>
          <w:color w:val="333333"/>
          <w:sz w:val="24"/>
          <w:szCs w:val="24"/>
          <w:lang w:val="es-419"/>
          <w:rPrChange w:id="227" w:author="Fife,Austin N [2]" w:date="2020-06-03T12:55:00Z">
            <w:rPr>
              <w:rFonts w:ascii="Times New Roman" w:eastAsia="Times New Roman" w:hAnsi="Times New Roman" w:cs="Times New Roman"/>
              <w:color w:val="333333"/>
              <w:sz w:val="24"/>
              <w:szCs w:val="24"/>
            </w:rPr>
          </w:rPrChange>
        </w:rPr>
        <w:t>osette</w:t>
      </w:r>
      <w:proofErr w:type="spellEnd"/>
      <w:r w:rsidRPr="008418F5">
        <w:rPr>
          <w:rFonts w:ascii="Times New Roman" w:eastAsia="Times New Roman" w:hAnsi="Times New Roman" w:cs="Times New Roman"/>
          <w:color w:val="333333"/>
          <w:sz w:val="24"/>
          <w:szCs w:val="24"/>
          <w:lang w:val="es-419"/>
          <w:rPrChange w:id="228" w:author="Fife,Austin N [2]" w:date="2020-06-03T12:55:00Z">
            <w:rPr>
              <w:rFonts w:ascii="Times New Roman" w:eastAsia="Times New Roman" w:hAnsi="Times New Roman" w:cs="Times New Roman"/>
              <w:color w:val="333333"/>
              <w:sz w:val="24"/>
              <w:szCs w:val="24"/>
            </w:rPr>
          </w:rPrChange>
        </w:rPr>
        <w:t xml:space="preserve"> </w:t>
      </w:r>
      <w:proofErr w:type="spellStart"/>
      <w:ins w:id="229" w:author="Fife,Austin N" w:date="2020-05-21T12:34:00Z">
        <w:r w:rsidR="009A33DF" w:rsidRPr="008418F5">
          <w:rPr>
            <w:rFonts w:ascii="Times New Roman" w:eastAsia="Times New Roman" w:hAnsi="Times New Roman" w:cs="Times New Roman"/>
            <w:color w:val="333333"/>
            <w:sz w:val="24"/>
            <w:szCs w:val="24"/>
            <w:lang w:val="es-419"/>
            <w:rPrChange w:id="230" w:author="Fife,Austin N [2]" w:date="2020-06-03T12:55:00Z">
              <w:rPr>
                <w:rFonts w:ascii="Times New Roman" w:eastAsia="Times New Roman" w:hAnsi="Times New Roman" w:cs="Times New Roman"/>
                <w:color w:val="333333"/>
                <w:sz w:val="24"/>
                <w:szCs w:val="24"/>
              </w:rPr>
            </w:rPrChange>
          </w:rPr>
          <w:t>d</w:t>
        </w:r>
      </w:ins>
      <w:del w:id="231" w:author="Fife,Austin N" w:date="2020-05-21T12:34:00Z">
        <w:r w:rsidRPr="008418F5" w:rsidDel="009A33DF">
          <w:rPr>
            <w:rFonts w:ascii="Times New Roman" w:eastAsia="Times New Roman" w:hAnsi="Times New Roman" w:cs="Times New Roman"/>
            <w:color w:val="333333"/>
            <w:sz w:val="24"/>
            <w:szCs w:val="24"/>
            <w:lang w:val="es-419"/>
            <w:rPrChange w:id="232" w:author="Fife,Austin N [2]" w:date="2020-06-03T12:55:00Z">
              <w:rPr>
                <w:rFonts w:ascii="Times New Roman" w:eastAsia="Times New Roman" w:hAnsi="Times New Roman" w:cs="Times New Roman"/>
                <w:color w:val="333333"/>
                <w:sz w:val="24"/>
                <w:szCs w:val="24"/>
              </w:rPr>
            </w:rPrChange>
          </w:rPr>
          <w:delText>D</w:delText>
        </w:r>
      </w:del>
      <w:r w:rsidRPr="008418F5">
        <w:rPr>
          <w:rFonts w:ascii="Times New Roman" w:eastAsia="Times New Roman" w:hAnsi="Times New Roman" w:cs="Times New Roman"/>
          <w:color w:val="333333"/>
          <w:sz w:val="24"/>
          <w:szCs w:val="24"/>
          <w:lang w:val="es-419"/>
          <w:rPrChange w:id="233" w:author="Fife,Austin N [2]" w:date="2020-06-03T12:55:00Z">
            <w:rPr>
              <w:rFonts w:ascii="Times New Roman" w:eastAsia="Times New Roman" w:hAnsi="Times New Roman" w:cs="Times New Roman"/>
              <w:color w:val="333333"/>
              <w:sz w:val="24"/>
              <w:szCs w:val="24"/>
            </w:rPr>
          </w:rPrChange>
        </w:rPr>
        <w:t>isease</w:t>
      </w:r>
      <w:proofErr w:type="spellEnd"/>
      <w:r w:rsidRPr="008418F5">
        <w:rPr>
          <w:rFonts w:ascii="Times New Roman" w:eastAsia="Times New Roman" w:hAnsi="Times New Roman" w:cs="Times New Roman"/>
          <w:color w:val="333333"/>
          <w:sz w:val="24"/>
          <w:szCs w:val="24"/>
          <w:lang w:val="es-419"/>
          <w:rPrChange w:id="234" w:author="Fife,Austin N [2]" w:date="2020-06-03T12:55:00Z">
            <w:rPr>
              <w:rFonts w:ascii="Times New Roman" w:eastAsia="Times New Roman" w:hAnsi="Times New Roman" w:cs="Times New Roman"/>
              <w:color w:val="333333"/>
              <w:sz w:val="24"/>
              <w:szCs w:val="24"/>
            </w:rPr>
          </w:rPrChange>
        </w:rPr>
        <w:t xml:space="preserve">; </w:t>
      </w:r>
      <w:r w:rsidRPr="008418F5">
        <w:rPr>
          <w:rFonts w:ascii="Times New Roman" w:eastAsia="Times New Roman" w:hAnsi="Times New Roman" w:cs="Times New Roman"/>
          <w:i/>
          <w:iCs/>
          <w:color w:val="333333"/>
          <w:sz w:val="24"/>
          <w:szCs w:val="24"/>
          <w:lang w:val="es-419"/>
          <w:rPrChange w:id="235" w:author="Fife,Austin N [2]" w:date="2020-06-03T12:55:00Z">
            <w:rPr>
              <w:rFonts w:ascii="Times New Roman" w:eastAsia="Times New Roman" w:hAnsi="Times New Roman" w:cs="Times New Roman"/>
              <w:i/>
              <w:iCs/>
              <w:color w:val="333333"/>
              <w:sz w:val="24"/>
              <w:szCs w:val="24"/>
            </w:rPr>
          </w:rPrChange>
        </w:rPr>
        <w:t xml:space="preserve">Rose </w:t>
      </w:r>
      <w:proofErr w:type="spellStart"/>
      <w:r w:rsidRPr="008418F5">
        <w:rPr>
          <w:rFonts w:ascii="Times New Roman" w:eastAsia="Times New Roman" w:hAnsi="Times New Roman" w:cs="Times New Roman"/>
          <w:i/>
          <w:iCs/>
          <w:color w:val="333333"/>
          <w:sz w:val="24"/>
          <w:szCs w:val="24"/>
          <w:lang w:val="es-419"/>
          <w:rPrChange w:id="236" w:author="Fife,Austin N [2]" w:date="2020-06-03T12:55:00Z">
            <w:rPr>
              <w:rFonts w:ascii="Times New Roman" w:eastAsia="Times New Roman" w:hAnsi="Times New Roman" w:cs="Times New Roman"/>
              <w:i/>
              <w:iCs/>
              <w:color w:val="333333"/>
              <w:sz w:val="24"/>
              <w:szCs w:val="24"/>
            </w:rPr>
          </w:rPrChange>
        </w:rPr>
        <w:t>rosette</w:t>
      </w:r>
      <w:proofErr w:type="spellEnd"/>
      <w:r w:rsidRPr="008418F5">
        <w:rPr>
          <w:rFonts w:ascii="Times New Roman" w:eastAsia="Times New Roman" w:hAnsi="Times New Roman" w:cs="Times New Roman"/>
          <w:i/>
          <w:iCs/>
          <w:color w:val="333333"/>
          <w:sz w:val="24"/>
          <w:szCs w:val="24"/>
          <w:lang w:val="es-419"/>
          <w:rPrChange w:id="237" w:author="Fife,Austin N [2]" w:date="2020-06-03T12:55:00Z">
            <w:rPr>
              <w:rFonts w:ascii="Times New Roman" w:eastAsia="Times New Roman" w:hAnsi="Times New Roman" w:cs="Times New Roman"/>
              <w:i/>
              <w:iCs/>
              <w:color w:val="333333"/>
              <w:sz w:val="24"/>
              <w:szCs w:val="24"/>
            </w:rPr>
          </w:rPrChange>
        </w:rPr>
        <w:t xml:space="preserve"> virus</w:t>
      </w:r>
      <w:r w:rsidRPr="008418F5">
        <w:rPr>
          <w:rFonts w:ascii="Times New Roman" w:eastAsia="Times New Roman" w:hAnsi="Times New Roman" w:cs="Times New Roman"/>
          <w:color w:val="333333"/>
          <w:sz w:val="24"/>
          <w:szCs w:val="24"/>
          <w:lang w:val="es-419"/>
          <w:rPrChange w:id="238" w:author="Fife,Austin N [2]" w:date="2020-06-03T12:55:00Z">
            <w:rPr>
              <w:rFonts w:ascii="Times New Roman" w:eastAsia="Times New Roman" w:hAnsi="Times New Roman" w:cs="Times New Roman"/>
              <w:color w:val="333333"/>
              <w:sz w:val="24"/>
              <w:szCs w:val="24"/>
            </w:rPr>
          </w:rPrChange>
        </w:rPr>
        <w:t xml:space="preserve">; </w:t>
      </w:r>
      <w:ins w:id="239" w:author="Fife,Austin N" w:date="2020-05-21T12:33:00Z">
        <w:r w:rsidR="00AD219B" w:rsidRPr="00AD219B">
          <w:rPr>
            <w:rFonts w:ascii="Times New Roman" w:eastAsia="Times New Roman" w:hAnsi="Times New Roman" w:cs="Times New Roman"/>
            <w:i/>
            <w:iCs/>
            <w:color w:val="333333"/>
            <w:sz w:val="24"/>
            <w:szCs w:val="24"/>
            <w:lang w:val="es-419"/>
            <w:rPrChange w:id="240" w:author="Fife,Austin N" w:date="2020-05-21T12:33:00Z">
              <w:rPr>
                <w:rFonts w:ascii="Times New Roman" w:eastAsia="Times New Roman" w:hAnsi="Times New Roman" w:cs="Times New Roman"/>
                <w:color w:val="333333"/>
                <w:sz w:val="24"/>
                <w:szCs w:val="24"/>
                <w:lang w:val="es-419"/>
              </w:rPr>
            </w:rPrChange>
          </w:rPr>
          <w:t xml:space="preserve">Virus del </w:t>
        </w:r>
        <w:proofErr w:type="spellStart"/>
        <w:r w:rsidR="00AD219B" w:rsidRPr="00AD219B">
          <w:rPr>
            <w:rFonts w:ascii="Times New Roman" w:eastAsia="Times New Roman" w:hAnsi="Times New Roman" w:cs="Times New Roman"/>
            <w:i/>
            <w:iCs/>
            <w:color w:val="333333"/>
            <w:sz w:val="24"/>
            <w:szCs w:val="24"/>
            <w:lang w:val="es-419"/>
            <w:rPrChange w:id="241" w:author="Fife,Austin N" w:date="2020-05-21T12:33:00Z">
              <w:rPr>
                <w:rFonts w:ascii="Times New Roman" w:eastAsia="Times New Roman" w:hAnsi="Times New Roman" w:cs="Times New Roman"/>
                <w:color w:val="333333"/>
                <w:sz w:val="24"/>
                <w:szCs w:val="24"/>
                <w:lang w:val="es-419"/>
              </w:rPr>
            </w:rPrChange>
          </w:rPr>
          <w:t>arrosetamiento</w:t>
        </w:r>
        <w:proofErr w:type="spellEnd"/>
        <w:r w:rsidR="00AD219B" w:rsidRPr="00AD219B">
          <w:rPr>
            <w:rFonts w:ascii="Times New Roman" w:eastAsia="Times New Roman" w:hAnsi="Times New Roman" w:cs="Times New Roman"/>
            <w:i/>
            <w:iCs/>
            <w:color w:val="333333"/>
            <w:sz w:val="24"/>
            <w:szCs w:val="24"/>
            <w:lang w:val="es-419"/>
            <w:rPrChange w:id="242" w:author="Fife,Austin N" w:date="2020-05-21T12:33:00Z">
              <w:rPr>
                <w:rFonts w:ascii="Times New Roman" w:eastAsia="Times New Roman" w:hAnsi="Times New Roman" w:cs="Times New Roman"/>
                <w:color w:val="333333"/>
                <w:sz w:val="24"/>
                <w:szCs w:val="24"/>
                <w:lang w:val="es-419"/>
              </w:rPr>
            </w:rPrChange>
          </w:rPr>
          <w:t xml:space="preserve"> de la rosa</w:t>
        </w:r>
        <w:r w:rsidR="00AD219B">
          <w:rPr>
            <w:rFonts w:ascii="Times New Roman" w:eastAsia="Times New Roman" w:hAnsi="Times New Roman" w:cs="Times New Roman"/>
            <w:color w:val="333333"/>
            <w:sz w:val="24"/>
            <w:szCs w:val="24"/>
            <w:lang w:val="es-419"/>
          </w:rPr>
          <w:t xml:space="preserve">; </w:t>
        </w:r>
      </w:ins>
      <w:ins w:id="243" w:author="Fife,Austin N" w:date="2020-05-21T13:37:00Z">
        <w:r w:rsidR="0013181F">
          <w:rPr>
            <w:rFonts w:ascii="Times New Roman" w:eastAsia="Times New Roman" w:hAnsi="Times New Roman" w:cs="Times New Roman"/>
            <w:color w:val="333333"/>
            <w:sz w:val="24"/>
            <w:szCs w:val="24"/>
            <w:lang w:val="es-419"/>
          </w:rPr>
          <w:t xml:space="preserve">Enfermedad del </w:t>
        </w:r>
        <w:proofErr w:type="spellStart"/>
        <w:r w:rsidR="0013181F">
          <w:rPr>
            <w:rFonts w:ascii="Times New Roman" w:eastAsia="Times New Roman" w:hAnsi="Times New Roman" w:cs="Times New Roman"/>
            <w:color w:val="333333"/>
            <w:sz w:val="24"/>
            <w:szCs w:val="24"/>
            <w:lang w:val="es-419"/>
          </w:rPr>
          <w:t>a</w:t>
        </w:r>
      </w:ins>
      <w:ins w:id="244" w:author="Fife,Austin N" w:date="2020-05-21T12:34:00Z">
        <w:r w:rsidR="00AD219B">
          <w:rPr>
            <w:rFonts w:ascii="Times New Roman" w:eastAsia="Times New Roman" w:hAnsi="Times New Roman" w:cs="Times New Roman"/>
            <w:color w:val="333333"/>
            <w:sz w:val="24"/>
            <w:szCs w:val="24"/>
            <w:lang w:val="es-419"/>
          </w:rPr>
          <w:t>rrosetamiento</w:t>
        </w:r>
        <w:proofErr w:type="spellEnd"/>
        <w:r w:rsidR="00AD219B">
          <w:rPr>
            <w:rFonts w:ascii="Times New Roman" w:eastAsia="Times New Roman" w:hAnsi="Times New Roman" w:cs="Times New Roman"/>
            <w:color w:val="333333"/>
            <w:sz w:val="24"/>
            <w:szCs w:val="24"/>
            <w:lang w:val="es-419"/>
          </w:rPr>
          <w:t xml:space="preserve"> de la rosa; </w:t>
        </w:r>
      </w:ins>
      <w:proofErr w:type="spellStart"/>
      <w:r w:rsidRPr="008418F5">
        <w:rPr>
          <w:rFonts w:ascii="Times New Roman" w:eastAsia="Times New Roman" w:hAnsi="Times New Roman" w:cs="Times New Roman"/>
          <w:color w:val="333333"/>
          <w:sz w:val="24"/>
          <w:szCs w:val="24"/>
          <w:lang w:val="es-419"/>
          <w:rPrChange w:id="245" w:author="Fife,Austin N [2]" w:date="2020-06-03T12:55:00Z">
            <w:rPr>
              <w:rFonts w:ascii="Times New Roman" w:eastAsia="Times New Roman" w:hAnsi="Times New Roman" w:cs="Times New Roman"/>
              <w:color w:val="333333"/>
              <w:sz w:val="24"/>
              <w:szCs w:val="24"/>
            </w:rPr>
          </w:rPrChange>
        </w:rPr>
        <w:t>Emaravirus</w:t>
      </w:r>
      <w:proofErr w:type="spellEnd"/>
    </w:p>
    <w:p w14:paraId="7286BD40" w14:textId="77777777" w:rsidR="00C768E0" w:rsidRPr="008418F5" w:rsidRDefault="00C768E0" w:rsidP="00CB169A">
      <w:pPr>
        <w:shd w:val="clear" w:color="auto" w:fill="FFFFFF"/>
        <w:spacing w:after="150" w:line="480" w:lineRule="auto"/>
        <w:ind w:firstLine="720"/>
        <w:rPr>
          <w:rFonts w:ascii="Times New Roman" w:eastAsia="Times New Roman" w:hAnsi="Times New Roman" w:cs="Times New Roman"/>
          <w:color w:val="333333"/>
          <w:sz w:val="24"/>
          <w:szCs w:val="24"/>
          <w:lang w:val="es-419"/>
          <w:rPrChange w:id="246" w:author="Fife,Austin N [2]" w:date="2020-06-03T12:55:00Z">
            <w:rPr>
              <w:rFonts w:ascii="Times New Roman" w:eastAsia="Times New Roman" w:hAnsi="Times New Roman" w:cs="Times New Roman"/>
              <w:color w:val="333333"/>
              <w:sz w:val="24"/>
              <w:szCs w:val="24"/>
            </w:rPr>
          </w:rPrChange>
        </w:rPr>
      </w:pPr>
    </w:p>
    <w:p w14:paraId="3E1E2FD7" w14:textId="7B703C76" w:rsidR="004C0B38" w:rsidRPr="00CB169A" w:rsidRDefault="004C0B38" w:rsidP="00CB169A">
      <w:pPr>
        <w:shd w:val="clear" w:color="auto" w:fill="FFFFFF"/>
        <w:spacing w:after="150" w:line="480" w:lineRule="auto"/>
        <w:rPr>
          <w:rFonts w:ascii="Times New Roman" w:eastAsia="Times New Roman" w:hAnsi="Times New Roman" w:cs="Times New Roman"/>
          <w:b/>
          <w:bCs/>
          <w:color w:val="333333"/>
          <w:sz w:val="24"/>
          <w:szCs w:val="24"/>
          <w:lang w:val="es-419"/>
        </w:rPr>
      </w:pPr>
      <w:r w:rsidRPr="00CB169A">
        <w:rPr>
          <w:rFonts w:ascii="Times New Roman" w:eastAsia="Times New Roman" w:hAnsi="Times New Roman" w:cs="Times New Roman"/>
          <w:b/>
          <w:bCs/>
          <w:color w:val="333333"/>
          <w:sz w:val="24"/>
          <w:szCs w:val="24"/>
          <w:lang w:val="es-419"/>
        </w:rPr>
        <w:t xml:space="preserve">Resumen </w:t>
      </w:r>
    </w:p>
    <w:p w14:paraId="4C39B58A" w14:textId="46B3E02B" w:rsidR="004C0B38" w:rsidRPr="00CB169A" w:rsidRDefault="00FC6162" w:rsidP="00CB169A">
      <w:pPr>
        <w:shd w:val="clear" w:color="auto" w:fill="FFFFFF"/>
        <w:spacing w:after="150" w:line="480" w:lineRule="auto"/>
        <w:rPr>
          <w:rFonts w:ascii="Times New Roman" w:eastAsia="Times New Roman" w:hAnsi="Times New Roman" w:cs="Times New Roman"/>
          <w:color w:val="333333"/>
          <w:sz w:val="24"/>
          <w:szCs w:val="24"/>
          <w:lang w:val="es-419"/>
        </w:rPr>
      </w:pPr>
      <w:r w:rsidRPr="00CB169A">
        <w:rPr>
          <w:rFonts w:ascii="Times New Roman" w:eastAsia="Times New Roman" w:hAnsi="Times New Roman" w:cs="Times New Roman"/>
          <w:color w:val="333333"/>
          <w:sz w:val="24"/>
          <w:szCs w:val="24"/>
          <w:lang w:val="es-419"/>
        </w:rPr>
        <w:t xml:space="preserve">El </w:t>
      </w:r>
      <w:r w:rsidR="00F45EF2" w:rsidRPr="00CB169A">
        <w:rPr>
          <w:rFonts w:ascii="Times New Roman" w:eastAsia="Times New Roman" w:hAnsi="Times New Roman" w:cs="Times New Roman"/>
          <w:color w:val="333333"/>
          <w:sz w:val="24"/>
          <w:szCs w:val="24"/>
          <w:lang w:val="es-419"/>
        </w:rPr>
        <w:t>á</w:t>
      </w:r>
      <w:r w:rsidRPr="00CB169A">
        <w:rPr>
          <w:rFonts w:ascii="Times New Roman" w:eastAsia="Times New Roman" w:hAnsi="Times New Roman" w:cs="Times New Roman"/>
          <w:color w:val="333333"/>
          <w:sz w:val="24"/>
          <w:szCs w:val="24"/>
          <w:lang w:val="es-419"/>
        </w:rPr>
        <w:t xml:space="preserve">caro invasivo </w:t>
      </w:r>
      <w:r w:rsidRPr="00CB169A">
        <w:rPr>
          <w:rFonts w:ascii="Times New Roman" w:eastAsia="Times New Roman" w:hAnsi="Times New Roman" w:cs="Times New Roman"/>
          <w:i/>
          <w:iCs/>
          <w:color w:val="333333"/>
          <w:sz w:val="24"/>
          <w:szCs w:val="24"/>
          <w:lang w:val="es-419"/>
        </w:rPr>
        <w:t>Phyllocoptes fructiphil</w:t>
      </w:r>
      <w:del w:id="247" w:author="Fife,Austin N [2]" w:date="2020-06-03T13:00:00Z">
        <w:r w:rsidRPr="00CB169A" w:rsidDel="00622159">
          <w:rPr>
            <w:rFonts w:ascii="Times New Roman" w:eastAsia="Times New Roman" w:hAnsi="Times New Roman" w:cs="Times New Roman"/>
            <w:i/>
            <w:iCs/>
            <w:color w:val="333333"/>
            <w:sz w:val="24"/>
            <w:szCs w:val="24"/>
            <w:lang w:val="es-419"/>
          </w:rPr>
          <w:delText>i</w:delText>
        </w:r>
      </w:del>
      <w:r w:rsidRPr="00CB169A">
        <w:rPr>
          <w:rFonts w:ascii="Times New Roman" w:eastAsia="Times New Roman" w:hAnsi="Times New Roman" w:cs="Times New Roman"/>
          <w:i/>
          <w:iCs/>
          <w:color w:val="333333"/>
          <w:sz w:val="24"/>
          <w:szCs w:val="24"/>
          <w:lang w:val="es-419"/>
        </w:rPr>
        <w:t>us</w:t>
      </w:r>
      <w:r w:rsidRPr="00CB169A">
        <w:rPr>
          <w:rFonts w:ascii="Times New Roman" w:eastAsia="Times New Roman" w:hAnsi="Times New Roman" w:cs="Times New Roman"/>
          <w:color w:val="333333"/>
          <w:sz w:val="24"/>
          <w:szCs w:val="24"/>
          <w:lang w:val="es-419"/>
        </w:rPr>
        <w:t xml:space="preserve"> </w:t>
      </w:r>
      <w:proofErr w:type="spellStart"/>
      <w:r w:rsidR="00BE5CBF" w:rsidRPr="00CB169A">
        <w:rPr>
          <w:rFonts w:ascii="Times New Roman" w:eastAsia="Times New Roman" w:hAnsi="Times New Roman" w:cs="Times New Roman"/>
          <w:color w:val="333333"/>
          <w:sz w:val="24"/>
          <w:szCs w:val="24"/>
          <w:lang w:val="es-419"/>
        </w:rPr>
        <w:t>Keifer</w:t>
      </w:r>
      <w:proofErr w:type="spellEnd"/>
      <w:r w:rsidR="00BE5CBF" w:rsidRPr="00CB169A">
        <w:rPr>
          <w:rFonts w:ascii="Times New Roman" w:eastAsia="Times New Roman" w:hAnsi="Times New Roman" w:cs="Times New Roman"/>
          <w:color w:val="333333"/>
          <w:sz w:val="24"/>
          <w:szCs w:val="24"/>
          <w:lang w:val="es-419"/>
        </w:rPr>
        <w:t xml:space="preserve"> </w:t>
      </w:r>
      <w:r w:rsidRPr="00CB169A">
        <w:rPr>
          <w:rFonts w:ascii="Times New Roman" w:eastAsia="Times New Roman" w:hAnsi="Times New Roman" w:cs="Times New Roman"/>
          <w:color w:val="333333"/>
          <w:sz w:val="24"/>
          <w:szCs w:val="24"/>
          <w:lang w:val="es-419"/>
        </w:rPr>
        <w:t xml:space="preserve">(Acari: </w:t>
      </w:r>
      <w:proofErr w:type="spellStart"/>
      <w:r w:rsidRPr="00CB169A">
        <w:rPr>
          <w:rFonts w:ascii="Times New Roman" w:eastAsia="Times New Roman" w:hAnsi="Times New Roman" w:cs="Times New Roman"/>
          <w:color w:val="333333"/>
          <w:sz w:val="24"/>
          <w:szCs w:val="24"/>
          <w:lang w:val="es-419"/>
        </w:rPr>
        <w:t>Trombidiformes</w:t>
      </w:r>
      <w:proofErr w:type="spellEnd"/>
      <w:r w:rsidRPr="00CB169A">
        <w:rPr>
          <w:rFonts w:ascii="Times New Roman" w:eastAsia="Times New Roman" w:hAnsi="Times New Roman" w:cs="Times New Roman"/>
          <w:color w:val="333333"/>
          <w:sz w:val="24"/>
          <w:szCs w:val="24"/>
          <w:lang w:val="es-419"/>
        </w:rPr>
        <w:t xml:space="preserve">, </w:t>
      </w:r>
      <w:proofErr w:type="spellStart"/>
      <w:r w:rsidRPr="00CB169A">
        <w:rPr>
          <w:rFonts w:ascii="Times New Roman" w:eastAsia="Times New Roman" w:hAnsi="Times New Roman" w:cs="Times New Roman"/>
          <w:color w:val="333333"/>
          <w:sz w:val="24"/>
          <w:szCs w:val="24"/>
          <w:lang w:val="es-419"/>
        </w:rPr>
        <w:t>Eriophyidae</w:t>
      </w:r>
      <w:proofErr w:type="spellEnd"/>
      <w:r w:rsidRPr="00CB169A">
        <w:rPr>
          <w:rFonts w:ascii="Times New Roman" w:eastAsia="Times New Roman" w:hAnsi="Times New Roman" w:cs="Times New Roman"/>
          <w:color w:val="333333"/>
          <w:sz w:val="24"/>
          <w:szCs w:val="24"/>
          <w:lang w:val="es-419"/>
        </w:rPr>
        <w:t xml:space="preserve">) se alimenta </w:t>
      </w:r>
      <w:del w:id="248" w:author="Fife,Austin N [2]" w:date="2020-06-03T12:59:00Z">
        <w:r w:rsidRPr="00CB169A" w:rsidDel="00D512A3">
          <w:rPr>
            <w:rFonts w:ascii="Times New Roman" w:eastAsia="Times New Roman" w:hAnsi="Times New Roman" w:cs="Times New Roman"/>
            <w:color w:val="333333"/>
            <w:sz w:val="24"/>
            <w:szCs w:val="24"/>
            <w:lang w:val="es-419"/>
          </w:rPr>
          <w:delText xml:space="preserve">en </w:delText>
        </w:r>
      </w:del>
      <w:ins w:id="249" w:author="Fife,Austin N [2]" w:date="2020-06-03T12:59:00Z">
        <w:r w:rsidR="00D512A3">
          <w:rPr>
            <w:rFonts w:ascii="Times New Roman" w:eastAsia="Times New Roman" w:hAnsi="Times New Roman" w:cs="Times New Roman"/>
            <w:color w:val="333333"/>
            <w:sz w:val="24"/>
            <w:szCs w:val="24"/>
            <w:lang w:val="es-419"/>
          </w:rPr>
          <w:t>sobre</w:t>
        </w:r>
        <w:r w:rsidR="00D512A3" w:rsidRPr="00CB169A">
          <w:rPr>
            <w:rFonts w:ascii="Times New Roman" w:eastAsia="Times New Roman" w:hAnsi="Times New Roman" w:cs="Times New Roman"/>
            <w:color w:val="333333"/>
            <w:sz w:val="24"/>
            <w:szCs w:val="24"/>
            <w:lang w:val="es-419"/>
          </w:rPr>
          <w:t xml:space="preserve"> </w:t>
        </w:r>
      </w:ins>
      <w:r w:rsidRPr="00CB169A">
        <w:rPr>
          <w:rFonts w:ascii="Times New Roman" w:eastAsia="Times New Roman" w:hAnsi="Times New Roman" w:cs="Times New Roman"/>
          <w:color w:val="333333"/>
          <w:sz w:val="24"/>
          <w:szCs w:val="24"/>
          <w:lang w:val="es-419"/>
        </w:rPr>
        <w:t xml:space="preserve">plantas del </w:t>
      </w:r>
      <w:r w:rsidR="00F45EF2" w:rsidRPr="00CB169A">
        <w:rPr>
          <w:rFonts w:ascii="Times New Roman" w:eastAsia="Times New Roman" w:hAnsi="Times New Roman" w:cs="Times New Roman"/>
          <w:color w:val="333333"/>
          <w:sz w:val="24"/>
          <w:szCs w:val="24"/>
          <w:lang w:val="es-419"/>
        </w:rPr>
        <w:t>género</w:t>
      </w:r>
      <w:r w:rsidRPr="00CB169A">
        <w:rPr>
          <w:rFonts w:ascii="Times New Roman" w:eastAsia="Times New Roman" w:hAnsi="Times New Roman" w:cs="Times New Roman"/>
          <w:color w:val="333333"/>
          <w:sz w:val="24"/>
          <w:szCs w:val="24"/>
          <w:lang w:val="es-419"/>
        </w:rPr>
        <w:t xml:space="preserve"> </w:t>
      </w:r>
      <w:r w:rsidRPr="00CB169A">
        <w:rPr>
          <w:rFonts w:ascii="Times New Roman" w:eastAsia="Times New Roman" w:hAnsi="Times New Roman" w:cs="Times New Roman"/>
          <w:i/>
          <w:iCs/>
          <w:color w:val="333333"/>
          <w:sz w:val="24"/>
          <w:szCs w:val="24"/>
          <w:lang w:val="es-419"/>
        </w:rPr>
        <w:t>Rosa</w:t>
      </w:r>
      <w:ins w:id="250" w:author="Fife,Austin N" w:date="2020-05-21T13:29:00Z">
        <w:r w:rsidR="0089794F">
          <w:rPr>
            <w:rFonts w:ascii="Times New Roman" w:eastAsia="Times New Roman" w:hAnsi="Times New Roman" w:cs="Times New Roman"/>
            <w:i/>
            <w:iCs/>
            <w:color w:val="333333"/>
            <w:sz w:val="24"/>
            <w:szCs w:val="24"/>
            <w:lang w:val="es-419"/>
          </w:rPr>
          <w:t>.</w:t>
        </w:r>
      </w:ins>
      <w:r w:rsidR="00F45EF2" w:rsidRPr="00CB169A">
        <w:rPr>
          <w:rFonts w:ascii="Times New Roman" w:eastAsia="Times New Roman" w:hAnsi="Times New Roman" w:cs="Times New Roman"/>
          <w:color w:val="333333"/>
          <w:sz w:val="24"/>
          <w:szCs w:val="24"/>
          <w:lang w:val="es-419"/>
        </w:rPr>
        <w:t xml:space="preserve"> </w:t>
      </w:r>
      <w:del w:id="251" w:author="Fife,Austin N" w:date="2020-05-21T13:30:00Z">
        <w:r w:rsidR="00F45EF2" w:rsidRPr="00CB169A" w:rsidDel="0089794F">
          <w:rPr>
            <w:rFonts w:ascii="Times New Roman" w:eastAsia="Times New Roman" w:hAnsi="Times New Roman" w:cs="Times New Roman"/>
            <w:color w:val="333333"/>
            <w:sz w:val="24"/>
            <w:szCs w:val="24"/>
            <w:lang w:val="es-419"/>
          </w:rPr>
          <w:delText xml:space="preserve">y </w:delText>
        </w:r>
      </w:del>
      <w:ins w:id="252" w:author="Fife,Austin N" w:date="2020-05-21T13:30:00Z">
        <w:r w:rsidR="0089794F">
          <w:rPr>
            <w:rFonts w:ascii="Times New Roman" w:eastAsia="Times New Roman" w:hAnsi="Times New Roman" w:cs="Times New Roman"/>
            <w:i/>
            <w:iCs/>
            <w:color w:val="333333"/>
            <w:sz w:val="24"/>
            <w:szCs w:val="24"/>
            <w:lang w:val="es-419"/>
          </w:rPr>
          <w:t>P. fructiphilus</w:t>
        </w:r>
        <w:r w:rsidR="0089794F" w:rsidRPr="00CB169A">
          <w:rPr>
            <w:rFonts w:ascii="Times New Roman" w:eastAsia="Times New Roman" w:hAnsi="Times New Roman" w:cs="Times New Roman"/>
            <w:color w:val="333333"/>
            <w:sz w:val="24"/>
            <w:szCs w:val="24"/>
            <w:lang w:val="es-419"/>
          </w:rPr>
          <w:t xml:space="preserve"> </w:t>
        </w:r>
        <w:r w:rsidR="00AC730C">
          <w:rPr>
            <w:rFonts w:ascii="Times New Roman" w:eastAsia="Times New Roman" w:hAnsi="Times New Roman" w:cs="Times New Roman"/>
            <w:color w:val="333333"/>
            <w:sz w:val="24"/>
            <w:szCs w:val="24"/>
            <w:lang w:val="es-419"/>
          </w:rPr>
          <w:t xml:space="preserve">se asocia </w:t>
        </w:r>
      </w:ins>
      <w:ins w:id="253" w:author="Fife,Austin N" w:date="2020-05-21T13:31:00Z">
        <w:r w:rsidR="00AC730C">
          <w:rPr>
            <w:rFonts w:ascii="Times New Roman" w:eastAsia="Times New Roman" w:hAnsi="Times New Roman" w:cs="Times New Roman"/>
            <w:color w:val="333333"/>
            <w:sz w:val="24"/>
            <w:szCs w:val="24"/>
            <w:lang w:val="es-419"/>
          </w:rPr>
          <w:t xml:space="preserve">con </w:t>
        </w:r>
      </w:ins>
      <w:commentRangeStart w:id="254"/>
      <w:ins w:id="255" w:author="Fife,Austin N" w:date="2020-05-21T13:30:00Z">
        <w:r w:rsidR="00AC730C" w:rsidRPr="008418F5">
          <w:rPr>
            <w:rFonts w:ascii="Times New Roman" w:eastAsia="Times New Roman" w:hAnsi="Times New Roman" w:cs="Times New Roman"/>
            <w:i/>
            <w:iCs/>
            <w:color w:val="333333"/>
            <w:sz w:val="24"/>
            <w:szCs w:val="24"/>
            <w:lang w:val="es-419"/>
            <w:rPrChange w:id="256" w:author="Fife,Austin N [2]" w:date="2020-06-03T12:55:00Z">
              <w:rPr>
                <w:rFonts w:ascii="Times New Roman" w:eastAsia="Times New Roman" w:hAnsi="Times New Roman" w:cs="Times New Roman"/>
                <w:i/>
                <w:iCs/>
                <w:color w:val="333333"/>
                <w:sz w:val="24"/>
                <w:szCs w:val="24"/>
              </w:rPr>
            </w:rPrChange>
          </w:rPr>
          <w:t xml:space="preserve">Rose </w:t>
        </w:r>
        <w:proofErr w:type="spellStart"/>
        <w:r w:rsidR="00AC730C" w:rsidRPr="008418F5">
          <w:rPr>
            <w:rFonts w:ascii="Times New Roman" w:eastAsia="Times New Roman" w:hAnsi="Times New Roman" w:cs="Times New Roman"/>
            <w:i/>
            <w:iCs/>
            <w:color w:val="333333"/>
            <w:sz w:val="24"/>
            <w:szCs w:val="24"/>
            <w:lang w:val="es-419"/>
            <w:rPrChange w:id="257" w:author="Fife,Austin N [2]" w:date="2020-06-03T12:55:00Z">
              <w:rPr>
                <w:rFonts w:ascii="Times New Roman" w:eastAsia="Times New Roman" w:hAnsi="Times New Roman" w:cs="Times New Roman"/>
                <w:i/>
                <w:iCs/>
                <w:color w:val="333333"/>
                <w:sz w:val="24"/>
                <w:szCs w:val="24"/>
              </w:rPr>
            </w:rPrChange>
          </w:rPr>
          <w:t>rosette</w:t>
        </w:r>
        <w:proofErr w:type="spellEnd"/>
        <w:r w:rsidR="00AC730C" w:rsidRPr="008418F5">
          <w:rPr>
            <w:rFonts w:ascii="Times New Roman" w:eastAsia="Times New Roman" w:hAnsi="Times New Roman" w:cs="Times New Roman"/>
            <w:i/>
            <w:iCs/>
            <w:color w:val="333333"/>
            <w:sz w:val="24"/>
            <w:szCs w:val="24"/>
            <w:lang w:val="es-419"/>
            <w:rPrChange w:id="258" w:author="Fife,Austin N [2]" w:date="2020-06-03T12:55:00Z">
              <w:rPr>
                <w:rFonts w:ascii="Times New Roman" w:eastAsia="Times New Roman" w:hAnsi="Times New Roman" w:cs="Times New Roman"/>
                <w:i/>
                <w:iCs/>
                <w:color w:val="333333"/>
                <w:sz w:val="24"/>
                <w:szCs w:val="24"/>
              </w:rPr>
            </w:rPrChange>
          </w:rPr>
          <w:t xml:space="preserve"> </w:t>
        </w:r>
        <w:proofErr w:type="spellStart"/>
        <w:r w:rsidR="00AC730C" w:rsidRPr="008418F5">
          <w:rPr>
            <w:rFonts w:ascii="Times New Roman" w:eastAsia="Times New Roman" w:hAnsi="Times New Roman" w:cs="Times New Roman"/>
            <w:i/>
            <w:iCs/>
            <w:color w:val="333333"/>
            <w:sz w:val="24"/>
            <w:szCs w:val="24"/>
            <w:lang w:val="es-419"/>
            <w:rPrChange w:id="259" w:author="Fife,Austin N [2]" w:date="2020-06-03T12:55:00Z">
              <w:rPr>
                <w:rFonts w:ascii="Times New Roman" w:eastAsia="Times New Roman" w:hAnsi="Times New Roman" w:cs="Times New Roman"/>
                <w:i/>
                <w:iCs/>
                <w:color w:val="333333"/>
                <w:sz w:val="24"/>
                <w:szCs w:val="24"/>
              </w:rPr>
            </w:rPrChange>
          </w:rPr>
          <w:t>emaravirus</w:t>
        </w:r>
        <w:proofErr w:type="spellEnd"/>
        <w:r w:rsidR="00AC730C" w:rsidRPr="008418F5">
          <w:rPr>
            <w:rFonts w:ascii="Times New Roman" w:eastAsia="Times New Roman" w:hAnsi="Times New Roman" w:cs="Times New Roman"/>
            <w:color w:val="333333"/>
            <w:sz w:val="24"/>
            <w:szCs w:val="24"/>
            <w:lang w:val="es-419"/>
            <w:rPrChange w:id="260" w:author="Fife,Austin N [2]" w:date="2020-06-03T12:55:00Z">
              <w:rPr>
                <w:rFonts w:ascii="Times New Roman" w:eastAsia="Times New Roman" w:hAnsi="Times New Roman" w:cs="Times New Roman"/>
                <w:color w:val="333333"/>
                <w:sz w:val="24"/>
                <w:szCs w:val="24"/>
              </w:rPr>
            </w:rPrChange>
          </w:rPr>
          <w:t xml:space="preserve"> (</w:t>
        </w:r>
      </w:ins>
      <w:ins w:id="261" w:author="Fife,Austin N" w:date="2020-05-21T13:31:00Z">
        <w:r w:rsidR="009637FA">
          <w:rPr>
            <w:rFonts w:ascii="Times New Roman" w:eastAsia="Times New Roman" w:hAnsi="Times New Roman" w:cs="Times New Roman"/>
            <w:color w:val="333333"/>
            <w:sz w:val="24"/>
            <w:szCs w:val="24"/>
            <w:lang w:val="es-419"/>
          </w:rPr>
          <w:t>v</w:t>
        </w:r>
        <w:r w:rsidR="009637FA" w:rsidRPr="0097440B">
          <w:rPr>
            <w:rFonts w:ascii="Times New Roman" w:eastAsia="Times New Roman" w:hAnsi="Times New Roman" w:cs="Times New Roman"/>
            <w:color w:val="333333"/>
            <w:sz w:val="24"/>
            <w:szCs w:val="24"/>
            <w:lang w:val="es-419"/>
          </w:rPr>
          <w:t xml:space="preserve">irus del </w:t>
        </w:r>
        <w:proofErr w:type="spellStart"/>
        <w:r w:rsidR="009637FA">
          <w:rPr>
            <w:rFonts w:ascii="Times New Roman" w:eastAsia="Times New Roman" w:hAnsi="Times New Roman" w:cs="Times New Roman"/>
            <w:color w:val="333333"/>
            <w:sz w:val="24"/>
            <w:szCs w:val="24"/>
            <w:lang w:val="es-419"/>
          </w:rPr>
          <w:t>a</w:t>
        </w:r>
        <w:r w:rsidR="009637FA" w:rsidRPr="0097440B">
          <w:rPr>
            <w:rFonts w:ascii="Times New Roman" w:eastAsia="Times New Roman" w:hAnsi="Times New Roman" w:cs="Times New Roman"/>
            <w:color w:val="333333"/>
            <w:sz w:val="24"/>
            <w:szCs w:val="24"/>
            <w:lang w:val="es-419"/>
          </w:rPr>
          <w:t>rrosetamiento</w:t>
        </w:r>
        <w:proofErr w:type="spellEnd"/>
        <w:r w:rsidR="009637FA" w:rsidRPr="0097440B">
          <w:rPr>
            <w:rFonts w:ascii="Times New Roman" w:eastAsia="Times New Roman" w:hAnsi="Times New Roman" w:cs="Times New Roman"/>
            <w:color w:val="333333"/>
            <w:sz w:val="24"/>
            <w:szCs w:val="24"/>
            <w:lang w:val="es-419"/>
          </w:rPr>
          <w:t xml:space="preserve"> de la </w:t>
        </w:r>
        <w:r w:rsidR="009637FA">
          <w:rPr>
            <w:rFonts w:ascii="Times New Roman" w:eastAsia="Times New Roman" w:hAnsi="Times New Roman" w:cs="Times New Roman"/>
            <w:color w:val="333333"/>
            <w:sz w:val="24"/>
            <w:szCs w:val="24"/>
            <w:lang w:val="es-419"/>
          </w:rPr>
          <w:t>r</w:t>
        </w:r>
        <w:r w:rsidR="009637FA" w:rsidRPr="0097440B">
          <w:rPr>
            <w:rFonts w:ascii="Times New Roman" w:eastAsia="Times New Roman" w:hAnsi="Times New Roman" w:cs="Times New Roman"/>
            <w:color w:val="333333"/>
            <w:sz w:val="24"/>
            <w:szCs w:val="24"/>
            <w:lang w:val="es-419"/>
          </w:rPr>
          <w:t>osa</w:t>
        </w:r>
      </w:ins>
      <w:ins w:id="262" w:author="Fife,Austin N" w:date="2020-05-21T13:30:00Z">
        <w:r w:rsidR="00AC730C" w:rsidRPr="008418F5">
          <w:rPr>
            <w:rFonts w:ascii="Times New Roman" w:eastAsia="Times New Roman" w:hAnsi="Times New Roman" w:cs="Times New Roman"/>
            <w:color w:val="333333"/>
            <w:sz w:val="24"/>
            <w:szCs w:val="24"/>
            <w:lang w:val="es-419"/>
            <w:rPrChange w:id="263" w:author="Fife,Austin N [2]" w:date="2020-06-03T12:55:00Z">
              <w:rPr>
                <w:rFonts w:ascii="Times New Roman" w:eastAsia="Times New Roman" w:hAnsi="Times New Roman" w:cs="Times New Roman"/>
                <w:color w:val="333333"/>
                <w:sz w:val="24"/>
                <w:szCs w:val="24"/>
              </w:rPr>
            </w:rPrChange>
          </w:rPr>
          <w:t>, V</w:t>
        </w:r>
      </w:ins>
      <w:ins w:id="264" w:author="Fife,Austin N" w:date="2020-05-21T13:31:00Z">
        <w:r w:rsidR="009637FA" w:rsidRPr="008418F5">
          <w:rPr>
            <w:rFonts w:ascii="Times New Roman" w:eastAsia="Times New Roman" w:hAnsi="Times New Roman" w:cs="Times New Roman"/>
            <w:color w:val="333333"/>
            <w:sz w:val="24"/>
            <w:szCs w:val="24"/>
            <w:lang w:val="es-419"/>
            <w:rPrChange w:id="265" w:author="Fife,Austin N [2]" w:date="2020-06-03T12:55:00Z">
              <w:rPr>
                <w:rFonts w:ascii="Times New Roman" w:eastAsia="Times New Roman" w:hAnsi="Times New Roman" w:cs="Times New Roman"/>
                <w:color w:val="333333"/>
                <w:sz w:val="24"/>
                <w:szCs w:val="24"/>
              </w:rPr>
            </w:rPrChange>
          </w:rPr>
          <w:t>AR</w:t>
        </w:r>
      </w:ins>
      <w:ins w:id="266" w:author="Fife,Austin N" w:date="2020-05-21T13:30:00Z">
        <w:r w:rsidR="00AC730C" w:rsidRPr="008418F5">
          <w:rPr>
            <w:rFonts w:ascii="Times New Roman" w:eastAsia="Times New Roman" w:hAnsi="Times New Roman" w:cs="Times New Roman"/>
            <w:color w:val="333333"/>
            <w:sz w:val="24"/>
            <w:szCs w:val="24"/>
            <w:lang w:val="es-419"/>
            <w:rPrChange w:id="267" w:author="Fife,Austin N [2]" w:date="2020-06-03T12:55:00Z">
              <w:rPr>
                <w:rFonts w:ascii="Times New Roman" w:eastAsia="Times New Roman" w:hAnsi="Times New Roman" w:cs="Times New Roman"/>
                <w:color w:val="333333"/>
                <w:sz w:val="24"/>
                <w:szCs w:val="24"/>
              </w:rPr>
            </w:rPrChange>
          </w:rPr>
          <w:t>)</w:t>
        </w:r>
        <w:commentRangeEnd w:id="254"/>
        <w:r w:rsidR="00AC730C">
          <w:rPr>
            <w:rStyle w:val="CommentReference"/>
          </w:rPr>
          <w:commentReference w:id="254"/>
        </w:r>
      </w:ins>
      <w:ins w:id="268" w:author="Fife,Austin N" w:date="2020-05-21T13:32:00Z">
        <w:r w:rsidR="00CB145C" w:rsidRPr="008418F5">
          <w:rPr>
            <w:rFonts w:ascii="Times New Roman" w:eastAsia="Times New Roman" w:hAnsi="Times New Roman" w:cs="Times New Roman"/>
            <w:color w:val="333333"/>
            <w:sz w:val="24"/>
            <w:szCs w:val="24"/>
            <w:lang w:val="es-419"/>
            <w:rPrChange w:id="269" w:author="Fife,Austin N [2]" w:date="2020-06-03T12:55:00Z">
              <w:rPr>
                <w:rFonts w:ascii="Times New Roman" w:eastAsia="Times New Roman" w:hAnsi="Times New Roman" w:cs="Times New Roman"/>
                <w:color w:val="333333"/>
                <w:sz w:val="24"/>
                <w:szCs w:val="24"/>
              </w:rPr>
            </w:rPrChange>
          </w:rPr>
          <w:t xml:space="preserve">, es </w:t>
        </w:r>
      </w:ins>
      <w:del w:id="270" w:author="Fife,Austin N" w:date="2020-05-21T13:32:00Z">
        <w:r w:rsidR="00F45EF2" w:rsidRPr="00CB169A" w:rsidDel="00CB145C">
          <w:rPr>
            <w:rFonts w:ascii="Times New Roman" w:eastAsia="Times New Roman" w:hAnsi="Times New Roman" w:cs="Times New Roman"/>
            <w:color w:val="333333"/>
            <w:sz w:val="24"/>
            <w:szCs w:val="24"/>
            <w:lang w:val="es-419"/>
          </w:rPr>
          <w:delText xml:space="preserve">es </w:delText>
        </w:r>
      </w:del>
      <w:ins w:id="271" w:author="Fife,Austin N [2]" w:date="2020-06-03T12:59:00Z">
        <w:r w:rsidR="00D512A3">
          <w:rPr>
            <w:rFonts w:ascii="Times New Roman" w:eastAsia="Times New Roman" w:hAnsi="Times New Roman" w:cs="Times New Roman"/>
            <w:color w:val="333333"/>
            <w:sz w:val="24"/>
            <w:szCs w:val="24"/>
            <w:lang w:val="es-419"/>
          </w:rPr>
          <w:t>re</w:t>
        </w:r>
      </w:ins>
      <w:r w:rsidR="00F45EF2" w:rsidRPr="00CB169A">
        <w:rPr>
          <w:rFonts w:ascii="Times New Roman" w:eastAsia="Times New Roman" w:hAnsi="Times New Roman" w:cs="Times New Roman"/>
          <w:color w:val="333333"/>
          <w:sz w:val="24"/>
          <w:szCs w:val="24"/>
          <w:lang w:val="es-419"/>
        </w:rPr>
        <w:t xml:space="preserve">conocido principalmente como vector de la </w:t>
      </w:r>
      <w:ins w:id="272" w:author="Fife,Austin N" w:date="2020-05-21T13:34:00Z">
        <w:r w:rsidR="0037728F">
          <w:rPr>
            <w:rFonts w:ascii="Times New Roman" w:eastAsia="Times New Roman" w:hAnsi="Times New Roman" w:cs="Times New Roman"/>
            <w:color w:val="333333"/>
            <w:sz w:val="24"/>
            <w:szCs w:val="24"/>
            <w:lang w:val="es-419"/>
          </w:rPr>
          <w:t>VAR</w:t>
        </w:r>
      </w:ins>
      <w:commentRangeStart w:id="273"/>
      <w:commentRangeStart w:id="274"/>
      <w:del w:id="275" w:author="Fife,Austin N" w:date="2020-05-21T12:31:00Z">
        <w:r w:rsidR="00F45EF2" w:rsidRPr="00CB169A" w:rsidDel="0097440B">
          <w:rPr>
            <w:rFonts w:ascii="Times New Roman" w:eastAsia="Times New Roman" w:hAnsi="Times New Roman" w:cs="Times New Roman"/>
            <w:color w:val="333333"/>
            <w:sz w:val="24"/>
            <w:szCs w:val="24"/>
            <w:lang w:val="es-419"/>
          </w:rPr>
          <w:delText>Virus Rosetón Rosal</w:delText>
        </w:r>
      </w:del>
      <w:r w:rsidR="00F45EF2" w:rsidRPr="00CB169A">
        <w:rPr>
          <w:rFonts w:ascii="Times New Roman" w:eastAsia="Times New Roman" w:hAnsi="Times New Roman" w:cs="Times New Roman"/>
          <w:color w:val="333333"/>
          <w:sz w:val="24"/>
          <w:szCs w:val="24"/>
          <w:lang w:val="es-419"/>
        </w:rPr>
        <w:t>, el agente causal de</w:t>
      </w:r>
      <w:del w:id="276" w:author="Fife,Austin N" w:date="2020-05-14T12:23:00Z">
        <w:r w:rsidR="00F45EF2" w:rsidRPr="00CB169A" w:rsidDel="00DF0B5F">
          <w:rPr>
            <w:rFonts w:ascii="Times New Roman" w:eastAsia="Times New Roman" w:hAnsi="Times New Roman" w:cs="Times New Roman"/>
            <w:color w:val="333333"/>
            <w:sz w:val="24"/>
            <w:szCs w:val="24"/>
            <w:lang w:val="es-419"/>
          </w:rPr>
          <w:delText xml:space="preserve"> </w:delText>
        </w:r>
      </w:del>
      <w:ins w:id="277" w:author="Fife,Austin N" w:date="2020-05-21T13:36:00Z">
        <w:r w:rsidR="00177947">
          <w:rPr>
            <w:rFonts w:ascii="Times New Roman" w:eastAsia="Times New Roman" w:hAnsi="Times New Roman" w:cs="Times New Roman"/>
            <w:color w:val="333333"/>
            <w:sz w:val="24"/>
            <w:szCs w:val="24"/>
            <w:lang w:val="es-419"/>
          </w:rPr>
          <w:t xml:space="preserve"> la </w:t>
        </w:r>
      </w:ins>
      <w:ins w:id="278" w:author="Fife,Austin N" w:date="2020-05-21T13:37:00Z">
        <w:r w:rsidR="0013181F">
          <w:rPr>
            <w:rFonts w:ascii="Times New Roman" w:eastAsia="Times New Roman" w:hAnsi="Times New Roman" w:cs="Times New Roman"/>
            <w:color w:val="333333"/>
            <w:sz w:val="24"/>
            <w:szCs w:val="24"/>
            <w:lang w:val="es-419"/>
          </w:rPr>
          <w:t>e</w:t>
        </w:r>
      </w:ins>
      <w:ins w:id="279" w:author="Fife,Austin N" w:date="2020-05-21T13:36:00Z">
        <w:r w:rsidR="00177947">
          <w:rPr>
            <w:rFonts w:ascii="Times New Roman" w:eastAsia="Times New Roman" w:hAnsi="Times New Roman" w:cs="Times New Roman"/>
            <w:color w:val="333333"/>
            <w:sz w:val="24"/>
            <w:szCs w:val="24"/>
            <w:lang w:val="es-419"/>
          </w:rPr>
          <w:t>nfermedad</w:t>
        </w:r>
        <w:r w:rsidR="00246E64">
          <w:rPr>
            <w:rFonts w:ascii="Times New Roman" w:eastAsia="Times New Roman" w:hAnsi="Times New Roman" w:cs="Times New Roman"/>
            <w:color w:val="333333"/>
            <w:sz w:val="24"/>
            <w:szCs w:val="24"/>
            <w:lang w:val="es-419"/>
          </w:rPr>
          <w:t xml:space="preserve"> del</w:t>
        </w:r>
      </w:ins>
      <w:del w:id="280" w:author="Fife,Austin N" w:date="2020-05-21T13:36:00Z">
        <w:r w:rsidR="00F45EF2" w:rsidRPr="00CB169A" w:rsidDel="00177947">
          <w:rPr>
            <w:rFonts w:ascii="Times New Roman" w:eastAsia="Times New Roman" w:hAnsi="Times New Roman" w:cs="Times New Roman"/>
            <w:color w:val="333333"/>
            <w:sz w:val="24"/>
            <w:szCs w:val="24"/>
            <w:lang w:val="es-419"/>
          </w:rPr>
          <w:delText>l</w:delText>
        </w:r>
      </w:del>
      <w:del w:id="281" w:author="Fife,Austin N" w:date="2020-05-14T12:24:00Z">
        <w:r w:rsidR="00F45EF2" w:rsidRPr="00CB169A" w:rsidDel="00DF0B5F">
          <w:rPr>
            <w:rFonts w:ascii="Times New Roman" w:eastAsia="Times New Roman" w:hAnsi="Times New Roman" w:cs="Times New Roman"/>
            <w:color w:val="333333"/>
            <w:sz w:val="24"/>
            <w:szCs w:val="24"/>
            <w:lang w:val="es-419"/>
          </w:rPr>
          <w:delText>a</w:delText>
        </w:r>
      </w:del>
      <w:r w:rsidR="00F45EF2" w:rsidRPr="00CB169A">
        <w:rPr>
          <w:rFonts w:ascii="Times New Roman" w:eastAsia="Times New Roman" w:hAnsi="Times New Roman" w:cs="Times New Roman"/>
          <w:color w:val="333333"/>
          <w:sz w:val="24"/>
          <w:szCs w:val="24"/>
          <w:lang w:val="es-419"/>
        </w:rPr>
        <w:t xml:space="preserve"> </w:t>
      </w:r>
      <w:proofErr w:type="spellStart"/>
      <w:ins w:id="282" w:author="Fife,Austin N" w:date="2020-05-21T13:37:00Z">
        <w:r w:rsidR="0013181F">
          <w:rPr>
            <w:rFonts w:ascii="Times New Roman" w:eastAsia="Times New Roman" w:hAnsi="Times New Roman" w:cs="Times New Roman"/>
            <w:color w:val="333333"/>
            <w:sz w:val="24"/>
            <w:szCs w:val="24"/>
            <w:lang w:val="es-419"/>
          </w:rPr>
          <w:t>a</w:t>
        </w:r>
      </w:ins>
      <w:ins w:id="283" w:author="Fife,Austin N" w:date="2020-05-14T12:24:00Z">
        <w:r w:rsidR="008010EC">
          <w:rPr>
            <w:rFonts w:ascii="Times New Roman" w:eastAsia="Times New Roman" w:hAnsi="Times New Roman" w:cs="Times New Roman"/>
            <w:color w:val="333333"/>
            <w:sz w:val="24"/>
            <w:szCs w:val="24"/>
            <w:lang w:val="es-419"/>
          </w:rPr>
          <w:t>rrosetamiento</w:t>
        </w:r>
        <w:proofErr w:type="spellEnd"/>
        <w:r w:rsidR="008010EC">
          <w:rPr>
            <w:rFonts w:ascii="Times New Roman" w:eastAsia="Times New Roman" w:hAnsi="Times New Roman" w:cs="Times New Roman"/>
            <w:color w:val="333333"/>
            <w:sz w:val="24"/>
            <w:szCs w:val="24"/>
            <w:lang w:val="es-419"/>
          </w:rPr>
          <w:t xml:space="preserve"> de la </w:t>
        </w:r>
      </w:ins>
      <w:ins w:id="284" w:author="Fife,Austin N" w:date="2020-05-21T13:37:00Z">
        <w:r w:rsidR="0013181F">
          <w:rPr>
            <w:rFonts w:ascii="Times New Roman" w:eastAsia="Times New Roman" w:hAnsi="Times New Roman" w:cs="Times New Roman"/>
            <w:color w:val="333333"/>
            <w:sz w:val="24"/>
            <w:szCs w:val="24"/>
            <w:lang w:val="es-419"/>
          </w:rPr>
          <w:t>r</w:t>
        </w:r>
      </w:ins>
      <w:ins w:id="285" w:author="Fife,Austin N" w:date="2020-05-14T12:24:00Z">
        <w:r w:rsidR="008010EC">
          <w:rPr>
            <w:rFonts w:ascii="Times New Roman" w:eastAsia="Times New Roman" w:hAnsi="Times New Roman" w:cs="Times New Roman"/>
            <w:color w:val="333333"/>
            <w:sz w:val="24"/>
            <w:szCs w:val="24"/>
            <w:lang w:val="es-419"/>
          </w:rPr>
          <w:t>osa</w:t>
        </w:r>
      </w:ins>
      <w:del w:id="286" w:author="Fife,Austin N" w:date="2020-05-14T12:24:00Z">
        <w:r w:rsidR="00F45EF2" w:rsidRPr="00CB169A" w:rsidDel="008010EC">
          <w:rPr>
            <w:rFonts w:ascii="Times New Roman" w:eastAsia="Times New Roman" w:hAnsi="Times New Roman" w:cs="Times New Roman"/>
            <w:color w:val="333333"/>
            <w:sz w:val="24"/>
            <w:szCs w:val="24"/>
            <w:lang w:val="es-419"/>
          </w:rPr>
          <w:delText>Enfermedad Rosetón Rosal</w:delText>
        </w:r>
        <w:r w:rsidR="00D967D8" w:rsidRPr="00CB169A" w:rsidDel="008010EC">
          <w:rPr>
            <w:rFonts w:ascii="Times New Roman" w:eastAsia="Times New Roman" w:hAnsi="Times New Roman" w:cs="Times New Roman"/>
            <w:color w:val="333333"/>
            <w:sz w:val="24"/>
            <w:szCs w:val="24"/>
            <w:lang w:val="es-419"/>
          </w:rPr>
          <w:delText xml:space="preserve"> </w:delText>
        </w:r>
      </w:del>
      <w:del w:id="287" w:author="Fife,Austin N" w:date="2020-05-21T12:32:00Z">
        <w:r w:rsidR="00D967D8" w:rsidRPr="00CB169A" w:rsidDel="00E55299">
          <w:rPr>
            <w:rFonts w:ascii="Times New Roman" w:eastAsia="Times New Roman" w:hAnsi="Times New Roman" w:cs="Times New Roman"/>
            <w:color w:val="333333"/>
            <w:sz w:val="24"/>
            <w:szCs w:val="24"/>
            <w:lang w:val="es-419"/>
          </w:rPr>
          <w:delText>(</w:delText>
        </w:r>
      </w:del>
      <w:del w:id="288" w:author="Fife,Austin N" w:date="2020-05-14T12:25:00Z">
        <w:r w:rsidR="00D967D8" w:rsidRPr="00CB169A" w:rsidDel="00FE51B1">
          <w:rPr>
            <w:rFonts w:ascii="Times New Roman" w:eastAsia="Times New Roman" w:hAnsi="Times New Roman" w:cs="Times New Roman"/>
            <w:color w:val="333333"/>
            <w:sz w:val="24"/>
            <w:szCs w:val="24"/>
            <w:lang w:val="es-419"/>
          </w:rPr>
          <w:delText>ERR</w:delText>
        </w:r>
      </w:del>
      <w:del w:id="289" w:author="Fife,Austin N" w:date="2020-05-21T12:32:00Z">
        <w:r w:rsidR="00D967D8" w:rsidRPr="00CB169A" w:rsidDel="00E55299">
          <w:rPr>
            <w:rFonts w:ascii="Times New Roman" w:eastAsia="Times New Roman" w:hAnsi="Times New Roman" w:cs="Times New Roman"/>
            <w:color w:val="333333"/>
            <w:sz w:val="24"/>
            <w:szCs w:val="24"/>
            <w:lang w:val="es-419"/>
          </w:rPr>
          <w:delText>)</w:delText>
        </w:r>
      </w:del>
      <w:r w:rsidR="00F45EF2" w:rsidRPr="00CB169A">
        <w:rPr>
          <w:rFonts w:ascii="Times New Roman" w:eastAsia="Times New Roman" w:hAnsi="Times New Roman" w:cs="Times New Roman"/>
          <w:color w:val="333333"/>
          <w:sz w:val="24"/>
          <w:szCs w:val="24"/>
          <w:lang w:val="es-419"/>
        </w:rPr>
        <w:t xml:space="preserve"> (</w:t>
      </w:r>
      <w:proofErr w:type="spellStart"/>
      <w:r w:rsidR="00F45EF2" w:rsidRPr="002C3693">
        <w:rPr>
          <w:rFonts w:ascii="Times New Roman" w:eastAsia="Times New Roman" w:hAnsi="Times New Roman" w:cs="Times New Roman"/>
          <w:i/>
          <w:iCs/>
          <w:color w:val="333333"/>
          <w:sz w:val="24"/>
          <w:szCs w:val="24"/>
          <w:lang w:val="es-419"/>
          <w:rPrChange w:id="290" w:author="Fife,Austin N" w:date="2020-05-21T13:34:00Z">
            <w:rPr>
              <w:rFonts w:ascii="Times New Roman" w:eastAsia="Times New Roman" w:hAnsi="Times New Roman" w:cs="Times New Roman"/>
              <w:color w:val="333333"/>
              <w:sz w:val="24"/>
              <w:szCs w:val="24"/>
              <w:lang w:val="es-419"/>
            </w:rPr>
          </w:rPrChange>
        </w:rPr>
        <w:t>Bunyavirales</w:t>
      </w:r>
      <w:proofErr w:type="spellEnd"/>
      <w:r w:rsidR="00F45EF2" w:rsidRPr="002C3693">
        <w:rPr>
          <w:rFonts w:ascii="Times New Roman" w:eastAsia="Times New Roman" w:hAnsi="Times New Roman" w:cs="Times New Roman"/>
          <w:i/>
          <w:iCs/>
          <w:color w:val="333333"/>
          <w:sz w:val="24"/>
          <w:szCs w:val="24"/>
          <w:lang w:val="es-419"/>
          <w:rPrChange w:id="291" w:author="Fife,Austin N" w:date="2020-05-21T13:34:00Z">
            <w:rPr>
              <w:rFonts w:ascii="Times New Roman" w:eastAsia="Times New Roman" w:hAnsi="Times New Roman" w:cs="Times New Roman"/>
              <w:color w:val="333333"/>
              <w:sz w:val="24"/>
              <w:szCs w:val="24"/>
              <w:lang w:val="es-419"/>
            </w:rPr>
          </w:rPrChange>
        </w:rPr>
        <w:t xml:space="preserve">: </w:t>
      </w:r>
      <w:proofErr w:type="spellStart"/>
      <w:ins w:id="292" w:author="Fife,Austin N" w:date="2020-05-21T13:34:00Z">
        <w:r w:rsidR="002C3693" w:rsidRPr="002C3693">
          <w:rPr>
            <w:rFonts w:ascii="Times New Roman" w:eastAsia="Times New Roman" w:hAnsi="Times New Roman" w:cs="Times New Roman"/>
            <w:i/>
            <w:iCs/>
            <w:color w:val="333333"/>
            <w:sz w:val="24"/>
            <w:szCs w:val="24"/>
            <w:lang w:val="es-419"/>
            <w:rPrChange w:id="293" w:author="Fife,Austin N" w:date="2020-05-21T13:34:00Z">
              <w:rPr>
                <w:rFonts w:ascii="Times New Roman" w:eastAsia="Times New Roman" w:hAnsi="Times New Roman" w:cs="Times New Roman"/>
                <w:color w:val="333333"/>
                <w:sz w:val="24"/>
                <w:szCs w:val="24"/>
                <w:lang w:val="es-419"/>
              </w:rPr>
            </w:rPrChange>
          </w:rPr>
          <w:t>Fimoviridae</w:t>
        </w:r>
        <w:proofErr w:type="spellEnd"/>
        <w:r w:rsidR="002C3693" w:rsidRPr="002C3693">
          <w:rPr>
            <w:rFonts w:ascii="Times New Roman" w:eastAsia="Times New Roman" w:hAnsi="Times New Roman" w:cs="Times New Roman"/>
            <w:i/>
            <w:iCs/>
            <w:color w:val="333333"/>
            <w:sz w:val="24"/>
            <w:szCs w:val="24"/>
            <w:lang w:val="es-419"/>
            <w:rPrChange w:id="294" w:author="Fife,Austin N" w:date="2020-05-21T13:34:00Z">
              <w:rPr>
                <w:rFonts w:ascii="Times New Roman" w:eastAsia="Times New Roman" w:hAnsi="Times New Roman" w:cs="Times New Roman"/>
                <w:color w:val="333333"/>
                <w:sz w:val="24"/>
                <w:szCs w:val="24"/>
                <w:lang w:val="es-419"/>
              </w:rPr>
            </w:rPrChange>
          </w:rPr>
          <w:t xml:space="preserve">: </w:t>
        </w:r>
      </w:ins>
      <w:proofErr w:type="spellStart"/>
      <w:r w:rsidR="00F45EF2" w:rsidRPr="002C3693">
        <w:rPr>
          <w:rFonts w:ascii="Times New Roman" w:eastAsia="Times New Roman" w:hAnsi="Times New Roman" w:cs="Times New Roman"/>
          <w:i/>
          <w:iCs/>
          <w:color w:val="333333"/>
          <w:sz w:val="24"/>
          <w:szCs w:val="24"/>
          <w:lang w:val="es-419"/>
          <w:rPrChange w:id="295" w:author="Fife,Austin N" w:date="2020-05-21T13:34:00Z">
            <w:rPr>
              <w:rFonts w:ascii="Times New Roman" w:eastAsia="Times New Roman" w:hAnsi="Times New Roman" w:cs="Times New Roman"/>
              <w:color w:val="333333"/>
              <w:sz w:val="24"/>
              <w:szCs w:val="24"/>
              <w:lang w:val="es-419"/>
            </w:rPr>
          </w:rPrChange>
        </w:rPr>
        <w:t>Emaraviridae</w:t>
      </w:r>
      <w:proofErr w:type="spellEnd"/>
      <w:ins w:id="296" w:author="Fife,Austin N" w:date="2020-05-21T13:37:00Z">
        <w:r w:rsidR="00246E64">
          <w:rPr>
            <w:rFonts w:ascii="Times New Roman" w:eastAsia="Times New Roman" w:hAnsi="Times New Roman" w:cs="Times New Roman"/>
            <w:i/>
            <w:iCs/>
            <w:color w:val="333333"/>
            <w:sz w:val="24"/>
            <w:szCs w:val="24"/>
            <w:lang w:val="es-419"/>
          </w:rPr>
          <w:t xml:space="preserve">, </w:t>
        </w:r>
        <w:r w:rsidR="00246E64" w:rsidRPr="00246E64">
          <w:rPr>
            <w:rFonts w:ascii="Times New Roman" w:eastAsia="Times New Roman" w:hAnsi="Times New Roman" w:cs="Times New Roman"/>
            <w:color w:val="333333"/>
            <w:sz w:val="24"/>
            <w:szCs w:val="24"/>
            <w:lang w:val="es-419"/>
            <w:rPrChange w:id="297" w:author="Fife,Austin N" w:date="2020-05-21T13:37:00Z">
              <w:rPr>
                <w:rFonts w:ascii="Times New Roman" w:eastAsia="Times New Roman" w:hAnsi="Times New Roman" w:cs="Times New Roman"/>
                <w:i/>
                <w:iCs/>
                <w:color w:val="333333"/>
                <w:sz w:val="24"/>
                <w:szCs w:val="24"/>
                <w:lang w:val="es-419"/>
              </w:rPr>
            </w:rPrChange>
          </w:rPr>
          <w:t>EAR</w:t>
        </w:r>
      </w:ins>
      <w:r w:rsidR="00F45EF2" w:rsidRPr="00CB169A">
        <w:rPr>
          <w:rFonts w:ascii="Times New Roman" w:eastAsia="Times New Roman" w:hAnsi="Times New Roman" w:cs="Times New Roman"/>
          <w:color w:val="333333"/>
          <w:sz w:val="24"/>
          <w:szCs w:val="24"/>
          <w:lang w:val="es-419"/>
        </w:rPr>
        <w:t>).</w:t>
      </w:r>
      <w:commentRangeEnd w:id="273"/>
      <w:r w:rsidR="00770BE7">
        <w:rPr>
          <w:rStyle w:val="CommentReference"/>
        </w:rPr>
        <w:commentReference w:id="273"/>
      </w:r>
      <w:commentRangeEnd w:id="274"/>
      <w:r w:rsidR="00F57D0C">
        <w:rPr>
          <w:rStyle w:val="CommentReference"/>
        </w:rPr>
        <w:commentReference w:id="274"/>
      </w:r>
      <w:r w:rsidR="00F45EF2" w:rsidRPr="00CB169A">
        <w:rPr>
          <w:rFonts w:ascii="Times New Roman" w:eastAsia="Times New Roman" w:hAnsi="Times New Roman" w:cs="Times New Roman"/>
          <w:color w:val="333333"/>
          <w:sz w:val="24"/>
          <w:szCs w:val="24"/>
          <w:lang w:val="es-419"/>
        </w:rPr>
        <w:t xml:space="preserve"> El ácaro </w:t>
      </w:r>
      <w:r w:rsidR="00F45EF2" w:rsidRPr="00CB169A">
        <w:rPr>
          <w:rFonts w:ascii="Times New Roman" w:eastAsia="Times New Roman" w:hAnsi="Times New Roman" w:cs="Times New Roman"/>
          <w:i/>
          <w:iCs/>
          <w:color w:val="333333"/>
          <w:sz w:val="24"/>
          <w:szCs w:val="24"/>
          <w:lang w:val="es-419"/>
        </w:rPr>
        <w:t>P. fructiphilus</w:t>
      </w:r>
      <w:r w:rsidR="00D967D8" w:rsidRPr="00CB169A">
        <w:rPr>
          <w:rFonts w:ascii="Times New Roman" w:eastAsia="Times New Roman" w:hAnsi="Times New Roman" w:cs="Times New Roman"/>
          <w:color w:val="333333"/>
          <w:sz w:val="24"/>
          <w:szCs w:val="24"/>
          <w:lang w:val="es-419"/>
        </w:rPr>
        <w:t xml:space="preserve"> se reporta por </w:t>
      </w:r>
      <w:del w:id="298" w:author="Fife,Austin N [2]" w:date="2020-06-03T13:01:00Z">
        <w:r w:rsidR="00D967D8" w:rsidRPr="00CB169A" w:rsidDel="000572EF">
          <w:rPr>
            <w:rFonts w:ascii="Times New Roman" w:eastAsia="Times New Roman" w:hAnsi="Times New Roman" w:cs="Times New Roman"/>
            <w:color w:val="333333"/>
            <w:sz w:val="24"/>
            <w:szCs w:val="24"/>
            <w:lang w:val="es-419"/>
          </w:rPr>
          <w:delText xml:space="preserve">la </w:delText>
        </w:r>
      </w:del>
      <w:r w:rsidR="00D967D8" w:rsidRPr="00CB169A">
        <w:rPr>
          <w:rFonts w:ascii="Times New Roman" w:eastAsia="Times New Roman" w:hAnsi="Times New Roman" w:cs="Times New Roman"/>
          <w:color w:val="333333"/>
          <w:sz w:val="24"/>
          <w:szCs w:val="24"/>
          <w:lang w:val="es-419"/>
        </w:rPr>
        <w:t xml:space="preserve">primera vez </w:t>
      </w:r>
      <w:ins w:id="299" w:author="Fife,Austin N [2]" w:date="2020-06-03T13:01:00Z">
        <w:r w:rsidR="00EE1AAD">
          <w:rPr>
            <w:rFonts w:ascii="Times New Roman" w:eastAsia="Times New Roman" w:hAnsi="Times New Roman" w:cs="Times New Roman"/>
            <w:color w:val="333333"/>
            <w:sz w:val="24"/>
            <w:szCs w:val="24"/>
            <w:lang w:val="es-419"/>
          </w:rPr>
          <w:t>para el estado de la</w:t>
        </w:r>
      </w:ins>
      <w:del w:id="300" w:author="Fife,Austin N [2]" w:date="2020-06-03T13:01:00Z">
        <w:r w:rsidR="00D967D8" w:rsidRPr="00CB169A" w:rsidDel="00EE1AAD">
          <w:rPr>
            <w:rFonts w:ascii="Times New Roman" w:eastAsia="Times New Roman" w:hAnsi="Times New Roman" w:cs="Times New Roman"/>
            <w:color w:val="333333"/>
            <w:sz w:val="24"/>
            <w:szCs w:val="24"/>
            <w:lang w:val="es-419"/>
          </w:rPr>
          <w:delText>en</w:delText>
        </w:r>
      </w:del>
      <w:r w:rsidR="00D967D8" w:rsidRPr="00CB169A">
        <w:rPr>
          <w:rFonts w:ascii="Times New Roman" w:eastAsia="Times New Roman" w:hAnsi="Times New Roman" w:cs="Times New Roman"/>
          <w:color w:val="333333"/>
          <w:sz w:val="24"/>
          <w:szCs w:val="24"/>
          <w:lang w:val="es-419"/>
        </w:rPr>
        <w:t xml:space="preserve"> Florida, USA. Ninguna rosa </w:t>
      </w:r>
      <w:del w:id="301" w:author="Fife,Austin N [2]" w:date="2020-06-03T13:02:00Z">
        <w:r w:rsidR="00D967D8" w:rsidRPr="00CB169A" w:rsidDel="00E4068C">
          <w:rPr>
            <w:rFonts w:ascii="Times New Roman" w:eastAsia="Times New Roman" w:hAnsi="Times New Roman" w:cs="Times New Roman"/>
            <w:color w:val="333333"/>
            <w:sz w:val="24"/>
            <w:szCs w:val="24"/>
            <w:lang w:val="es-419"/>
          </w:rPr>
          <w:delText xml:space="preserve">se </w:delText>
        </w:r>
      </w:del>
      <w:r w:rsidR="00D967D8" w:rsidRPr="00CB169A">
        <w:rPr>
          <w:rFonts w:ascii="Times New Roman" w:eastAsia="Times New Roman" w:hAnsi="Times New Roman" w:cs="Times New Roman"/>
          <w:color w:val="333333"/>
          <w:sz w:val="24"/>
          <w:szCs w:val="24"/>
          <w:lang w:val="es-419"/>
        </w:rPr>
        <w:t xml:space="preserve">mostró señales </w:t>
      </w:r>
      <w:del w:id="302" w:author="Fife,Austin N [2]" w:date="2020-06-03T13:02:00Z">
        <w:r w:rsidR="00D967D8" w:rsidRPr="00CB169A" w:rsidDel="0046662A">
          <w:rPr>
            <w:rFonts w:ascii="Times New Roman" w:eastAsia="Times New Roman" w:hAnsi="Times New Roman" w:cs="Times New Roman"/>
            <w:color w:val="333333"/>
            <w:sz w:val="24"/>
            <w:szCs w:val="24"/>
            <w:lang w:val="es-419"/>
          </w:rPr>
          <w:delText xml:space="preserve">ni </w:delText>
        </w:r>
      </w:del>
      <w:ins w:id="303" w:author="Fife,Austin N [2]" w:date="2020-06-03T13:02:00Z">
        <w:r w:rsidR="0046662A">
          <w:rPr>
            <w:rFonts w:ascii="Times New Roman" w:eastAsia="Times New Roman" w:hAnsi="Times New Roman" w:cs="Times New Roman"/>
            <w:color w:val="333333"/>
            <w:sz w:val="24"/>
            <w:szCs w:val="24"/>
            <w:lang w:val="es-419"/>
          </w:rPr>
          <w:t>o</w:t>
        </w:r>
        <w:r w:rsidR="0046662A" w:rsidRPr="00CB169A">
          <w:rPr>
            <w:rFonts w:ascii="Times New Roman" w:eastAsia="Times New Roman" w:hAnsi="Times New Roman" w:cs="Times New Roman"/>
            <w:color w:val="333333"/>
            <w:sz w:val="24"/>
            <w:szCs w:val="24"/>
            <w:lang w:val="es-419"/>
          </w:rPr>
          <w:t xml:space="preserve"> </w:t>
        </w:r>
      </w:ins>
      <w:r w:rsidR="00D967D8" w:rsidRPr="00CB169A">
        <w:rPr>
          <w:rFonts w:ascii="Times New Roman" w:eastAsia="Times New Roman" w:hAnsi="Times New Roman" w:cs="Times New Roman"/>
          <w:color w:val="333333"/>
          <w:sz w:val="24"/>
          <w:szCs w:val="24"/>
          <w:lang w:val="es-419"/>
        </w:rPr>
        <w:t xml:space="preserve">síntomas de </w:t>
      </w:r>
      <w:ins w:id="304" w:author="Fife,Austin N [2]" w:date="2020-06-03T13:02:00Z">
        <w:r w:rsidR="0046662A">
          <w:rPr>
            <w:rFonts w:ascii="Times New Roman" w:eastAsia="Times New Roman" w:hAnsi="Times New Roman" w:cs="Times New Roman"/>
            <w:color w:val="333333"/>
            <w:sz w:val="24"/>
            <w:szCs w:val="24"/>
            <w:lang w:val="es-419"/>
          </w:rPr>
          <w:t xml:space="preserve">una </w:t>
        </w:r>
      </w:ins>
      <w:r w:rsidR="00D967D8" w:rsidRPr="00CB169A">
        <w:rPr>
          <w:rFonts w:ascii="Times New Roman" w:eastAsia="Times New Roman" w:hAnsi="Times New Roman" w:cs="Times New Roman"/>
          <w:color w:val="333333"/>
          <w:sz w:val="24"/>
          <w:szCs w:val="24"/>
          <w:lang w:val="es-419"/>
        </w:rPr>
        <w:t xml:space="preserve">infección viral, y </w:t>
      </w:r>
      <w:proofErr w:type="spellStart"/>
      <w:r w:rsidR="00D967D8" w:rsidRPr="00CB169A">
        <w:rPr>
          <w:rFonts w:ascii="Times New Roman" w:eastAsia="Times New Roman" w:hAnsi="Times New Roman" w:cs="Times New Roman"/>
          <w:color w:val="333333"/>
          <w:sz w:val="24"/>
          <w:szCs w:val="24"/>
          <w:lang w:val="es-419"/>
        </w:rPr>
        <w:t>ningun</w:t>
      </w:r>
      <w:proofErr w:type="spellEnd"/>
      <w:del w:id="305" w:author="Fife,Austin N [2]" w:date="2020-06-03T13:02:00Z">
        <w:r w:rsidR="00D967D8" w:rsidRPr="00CB169A" w:rsidDel="0046662A">
          <w:rPr>
            <w:rFonts w:ascii="Times New Roman" w:eastAsia="Times New Roman" w:hAnsi="Times New Roman" w:cs="Times New Roman"/>
            <w:color w:val="333333"/>
            <w:sz w:val="24"/>
            <w:szCs w:val="24"/>
            <w:lang w:val="es-419"/>
          </w:rPr>
          <w:delText>o</w:delText>
        </w:r>
      </w:del>
      <w:r w:rsidR="00D967D8" w:rsidRPr="00CB169A">
        <w:rPr>
          <w:rFonts w:ascii="Times New Roman" w:eastAsia="Times New Roman" w:hAnsi="Times New Roman" w:cs="Times New Roman"/>
          <w:color w:val="333333"/>
          <w:sz w:val="24"/>
          <w:szCs w:val="24"/>
          <w:lang w:val="es-419"/>
        </w:rPr>
        <w:t xml:space="preserve"> virus fue detectado con </w:t>
      </w:r>
      <w:ins w:id="306" w:author="Fife,Austin N [2]" w:date="2020-06-03T13:02:00Z">
        <w:r w:rsidR="0046662A">
          <w:rPr>
            <w:rFonts w:ascii="Times New Roman" w:eastAsia="Times New Roman" w:hAnsi="Times New Roman" w:cs="Times New Roman"/>
            <w:color w:val="333333"/>
            <w:sz w:val="24"/>
            <w:szCs w:val="24"/>
            <w:lang w:val="es-419"/>
          </w:rPr>
          <w:t xml:space="preserve">el uso de </w:t>
        </w:r>
      </w:ins>
      <w:r w:rsidR="00D967D8" w:rsidRPr="00CB169A">
        <w:rPr>
          <w:rFonts w:ascii="Times New Roman" w:eastAsia="Times New Roman" w:hAnsi="Times New Roman" w:cs="Times New Roman"/>
          <w:color w:val="333333"/>
          <w:sz w:val="24"/>
          <w:szCs w:val="24"/>
          <w:lang w:val="es-419"/>
        </w:rPr>
        <w:t>métodos moleculares</w:t>
      </w:r>
      <w:ins w:id="307" w:author="Fife,Austin N" w:date="2020-05-21T13:03:00Z">
        <w:r w:rsidR="00106CBC">
          <w:rPr>
            <w:rFonts w:ascii="Times New Roman" w:eastAsia="Times New Roman" w:hAnsi="Times New Roman" w:cs="Times New Roman"/>
            <w:color w:val="333333"/>
            <w:sz w:val="24"/>
            <w:szCs w:val="24"/>
            <w:lang w:val="es-419"/>
          </w:rPr>
          <w:t xml:space="preserve"> </w:t>
        </w:r>
      </w:ins>
      <w:ins w:id="308" w:author="Fife,Austin N" w:date="2020-05-21T13:04:00Z">
        <w:r w:rsidR="00E70654">
          <w:rPr>
            <w:rFonts w:ascii="Times New Roman" w:eastAsia="Times New Roman" w:hAnsi="Times New Roman" w:cs="Times New Roman"/>
            <w:color w:val="333333"/>
            <w:sz w:val="24"/>
            <w:szCs w:val="24"/>
            <w:lang w:val="es-419"/>
          </w:rPr>
          <w:t xml:space="preserve">de hoy en </w:t>
        </w:r>
      </w:ins>
      <w:ins w:id="309" w:author="Fife,Austin N" w:date="2020-05-21T13:05:00Z">
        <w:r w:rsidR="00E70654" w:rsidRPr="00E70654">
          <w:rPr>
            <w:rFonts w:ascii="Times New Roman" w:eastAsia="Times New Roman" w:hAnsi="Times New Roman" w:cs="Times New Roman"/>
            <w:color w:val="333333"/>
            <w:sz w:val="24"/>
            <w:szCs w:val="24"/>
            <w:lang w:val="es-419"/>
          </w:rPr>
          <w:t>día</w:t>
        </w:r>
      </w:ins>
      <w:r w:rsidR="00D967D8" w:rsidRPr="00CB169A">
        <w:rPr>
          <w:rFonts w:ascii="Times New Roman" w:eastAsia="Times New Roman" w:hAnsi="Times New Roman" w:cs="Times New Roman"/>
          <w:color w:val="333333"/>
          <w:sz w:val="24"/>
          <w:szCs w:val="24"/>
          <w:lang w:val="es-419"/>
        </w:rPr>
        <w:t xml:space="preserve">. </w:t>
      </w:r>
      <w:r w:rsidR="00D967D8" w:rsidRPr="00CB169A">
        <w:rPr>
          <w:rFonts w:ascii="Times New Roman" w:eastAsia="Times New Roman" w:hAnsi="Times New Roman" w:cs="Times New Roman"/>
          <w:i/>
          <w:iCs/>
          <w:color w:val="333333"/>
          <w:sz w:val="24"/>
          <w:szCs w:val="24"/>
          <w:lang w:val="es-419"/>
        </w:rPr>
        <w:t>P. fructiphilus</w:t>
      </w:r>
      <w:r w:rsidR="00D967D8" w:rsidRPr="00CB169A">
        <w:rPr>
          <w:rFonts w:ascii="Times New Roman" w:eastAsia="Times New Roman" w:hAnsi="Times New Roman" w:cs="Times New Roman"/>
          <w:color w:val="333333"/>
          <w:sz w:val="24"/>
          <w:szCs w:val="24"/>
          <w:lang w:val="es-419"/>
        </w:rPr>
        <w:t xml:space="preserve"> </w:t>
      </w:r>
      <w:del w:id="310" w:author="Fife,Austin N [2]" w:date="2020-06-03T13:03:00Z">
        <w:r w:rsidR="00D967D8" w:rsidRPr="00CB169A" w:rsidDel="00FD590C">
          <w:rPr>
            <w:rFonts w:ascii="Times New Roman" w:eastAsia="Times New Roman" w:hAnsi="Times New Roman" w:cs="Times New Roman"/>
            <w:color w:val="333333"/>
            <w:sz w:val="24"/>
            <w:szCs w:val="24"/>
            <w:lang w:val="es-419"/>
          </w:rPr>
          <w:lastRenderedPageBreak/>
          <w:delText xml:space="preserve">se </w:delText>
        </w:r>
      </w:del>
      <w:r w:rsidR="00D967D8" w:rsidRPr="00CB169A">
        <w:rPr>
          <w:rFonts w:ascii="Times New Roman" w:eastAsia="Times New Roman" w:hAnsi="Times New Roman" w:cs="Times New Roman"/>
          <w:color w:val="333333"/>
          <w:sz w:val="24"/>
          <w:szCs w:val="24"/>
          <w:lang w:val="es-419"/>
        </w:rPr>
        <w:t xml:space="preserve">representa una amenaza potencial para la industria </w:t>
      </w:r>
      <w:ins w:id="311" w:author="Fife,Austin N [2]" w:date="2020-06-03T13:03:00Z">
        <w:r w:rsidR="00FD590C">
          <w:rPr>
            <w:rFonts w:ascii="Times New Roman" w:eastAsia="Times New Roman" w:hAnsi="Times New Roman" w:cs="Times New Roman"/>
            <w:color w:val="333333"/>
            <w:sz w:val="24"/>
            <w:szCs w:val="24"/>
            <w:lang w:val="es-419"/>
          </w:rPr>
          <w:t xml:space="preserve">de la </w:t>
        </w:r>
      </w:ins>
      <w:r w:rsidR="00D967D8" w:rsidRPr="00CB169A">
        <w:rPr>
          <w:rFonts w:ascii="Times New Roman" w:eastAsia="Times New Roman" w:hAnsi="Times New Roman" w:cs="Times New Roman"/>
          <w:color w:val="333333"/>
          <w:sz w:val="24"/>
          <w:szCs w:val="24"/>
          <w:lang w:val="es-419"/>
        </w:rPr>
        <w:t>rosa</w:t>
      </w:r>
      <w:ins w:id="312" w:author="Fife,Austin N [2]" w:date="2020-06-03T13:03:00Z">
        <w:r w:rsidR="00FD590C">
          <w:rPr>
            <w:rFonts w:ascii="Times New Roman" w:eastAsia="Times New Roman" w:hAnsi="Times New Roman" w:cs="Times New Roman"/>
            <w:color w:val="333333"/>
            <w:sz w:val="24"/>
            <w:szCs w:val="24"/>
            <w:lang w:val="es-419"/>
          </w:rPr>
          <w:t xml:space="preserve"> en </w:t>
        </w:r>
      </w:ins>
      <w:r w:rsidR="00D967D8" w:rsidRPr="00CB169A">
        <w:rPr>
          <w:rFonts w:ascii="Times New Roman" w:eastAsia="Times New Roman" w:hAnsi="Times New Roman" w:cs="Times New Roman"/>
          <w:color w:val="333333"/>
          <w:sz w:val="24"/>
          <w:szCs w:val="24"/>
          <w:lang w:val="es-419"/>
        </w:rPr>
        <w:t>l</w:t>
      </w:r>
      <w:ins w:id="313" w:author="Fife,Austin N [2]" w:date="2020-06-03T13:03:00Z">
        <w:r w:rsidR="00FD590C">
          <w:rPr>
            <w:rFonts w:ascii="Times New Roman" w:eastAsia="Times New Roman" w:hAnsi="Times New Roman" w:cs="Times New Roman"/>
            <w:color w:val="333333"/>
            <w:sz w:val="24"/>
            <w:szCs w:val="24"/>
            <w:lang w:val="es-419"/>
          </w:rPr>
          <w:t>a</w:t>
        </w:r>
      </w:ins>
      <w:r w:rsidR="00D967D8" w:rsidRPr="00CB169A">
        <w:rPr>
          <w:rFonts w:ascii="Times New Roman" w:eastAsia="Times New Roman" w:hAnsi="Times New Roman" w:cs="Times New Roman"/>
          <w:color w:val="333333"/>
          <w:sz w:val="24"/>
          <w:szCs w:val="24"/>
          <w:lang w:val="es-419"/>
        </w:rPr>
        <w:t xml:space="preserve"> Florid</w:t>
      </w:r>
      <w:del w:id="314" w:author="Fife,Austin N [2]" w:date="2020-06-03T13:03:00Z">
        <w:r w:rsidR="00D967D8" w:rsidRPr="00CB169A" w:rsidDel="00CE02F7">
          <w:rPr>
            <w:rFonts w:ascii="Times New Roman" w:eastAsia="Times New Roman" w:hAnsi="Times New Roman" w:cs="Times New Roman"/>
            <w:color w:val="333333"/>
            <w:sz w:val="24"/>
            <w:szCs w:val="24"/>
            <w:lang w:val="es-419"/>
          </w:rPr>
          <w:delText>eñ</w:delText>
        </w:r>
      </w:del>
      <w:r w:rsidR="00D967D8" w:rsidRPr="00CB169A">
        <w:rPr>
          <w:rFonts w:ascii="Times New Roman" w:eastAsia="Times New Roman" w:hAnsi="Times New Roman" w:cs="Times New Roman"/>
          <w:color w:val="333333"/>
          <w:sz w:val="24"/>
          <w:szCs w:val="24"/>
          <w:lang w:val="es-419"/>
        </w:rPr>
        <w:t xml:space="preserve">a si </w:t>
      </w:r>
      <w:del w:id="315" w:author="Fife,Austin N" w:date="2020-05-21T13:37:00Z">
        <w:r w:rsidR="00D967D8" w:rsidRPr="00CB169A" w:rsidDel="00246E64">
          <w:rPr>
            <w:rFonts w:ascii="Times New Roman" w:eastAsia="Times New Roman" w:hAnsi="Times New Roman" w:cs="Times New Roman"/>
            <w:color w:val="333333"/>
            <w:sz w:val="24"/>
            <w:szCs w:val="24"/>
            <w:lang w:val="es-419"/>
          </w:rPr>
          <w:delText xml:space="preserve">la </w:delText>
        </w:r>
      </w:del>
      <w:del w:id="316" w:author="Fife,Austin N" w:date="2020-05-21T12:30:00Z">
        <w:r w:rsidR="00D967D8" w:rsidRPr="00CB169A" w:rsidDel="004447A5">
          <w:rPr>
            <w:rFonts w:ascii="Times New Roman" w:eastAsia="Times New Roman" w:hAnsi="Times New Roman" w:cs="Times New Roman"/>
            <w:color w:val="333333"/>
            <w:sz w:val="24"/>
            <w:szCs w:val="24"/>
            <w:lang w:val="es-419"/>
          </w:rPr>
          <w:delText xml:space="preserve">ERR </w:delText>
        </w:r>
      </w:del>
      <w:ins w:id="317" w:author="Fife,Austin N" w:date="2020-05-21T13:37:00Z">
        <w:r w:rsidR="00246E64">
          <w:rPr>
            <w:rFonts w:ascii="Times New Roman" w:eastAsia="Times New Roman" w:hAnsi="Times New Roman" w:cs="Times New Roman"/>
            <w:color w:val="333333"/>
            <w:sz w:val="24"/>
            <w:szCs w:val="24"/>
            <w:lang w:val="es-419"/>
          </w:rPr>
          <w:t>EAR</w:t>
        </w:r>
      </w:ins>
      <w:ins w:id="318" w:author="Fife,Austin N" w:date="2020-05-21T12:30:00Z">
        <w:r w:rsidR="004447A5" w:rsidRPr="00CB169A">
          <w:rPr>
            <w:rFonts w:ascii="Times New Roman" w:eastAsia="Times New Roman" w:hAnsi="Times New Roman" w:cs="Times New Roman"/>
            <w:color w:val="333333"/>
            <w:sz w:val="24"/>
            <w:szCs w:val="24"/>
            <w:lang w:val="es-419"/>
          </w:rPr>
          <w:t xml:space="preserve"> </w:t>
        </w:r>
      </w:ins>
      <w:r w:rsidR="00D967D8" w:rsidRPr="00CB169A">
        <w:rPr>
          <w:rFonts w:ascii="Times New Roman" w:eastAsia="Times New Roman" w:hAnsi="Times New Roman" w:cs="Times New Roman"/>
          <w:color w:val="333333"/>
          <w:sz w:val="24"/>
          <w:szCs w:val="24"/>
          <w:lang w:val="es-419"/>
        </w:rPr>
        <w:t xml:space="preserve">se </w:t>
      </w:r>
      <w:ins w:id="319" w:author="Fife,Austin N [2]" w:date="2020-06-03T13:03:00Z">
        <w:r w:rsidR="00CE02F7">
          <w:rPr>
            <w:rFonts w:ascii="Times New Roman" w:eastAsia="Times New Roman" w:hAnsi="Times New Roman" w:cs="Times New Roman"/>
            <w:color w:val="333333"/>
            <w:sz w:val="24"/>
            <w:szCs w:val="24"/>
            <w:lang w:val="es-419"/>
          </w:rPr>
          <w:t xml:space="preserve">llega a </w:t>
        </w:r>
      </w:ins>
      <w:del w:id="320" w:author="Fife,Austin N [2]" w:date="2020-06-03T13:04:00Z">
        <w:r w:rsidR="00D967D8" w:rsidRPr="00CB169A" w:rsidDel="00CE02F7">
          <w:rPr>
            <w:rFonts w:ascii="Times New Roman" w:eastAsia="Times New Roman" w:hAnsi="Times New Roman" w:cs="Times New Roman"/>
            <w:color w:val="333333"/>
            <w:sz w:val="24"/>
            <w:szCs w:val="24"/>
            <w:lang w:val="es-419"/>
          </w:rPr>
          <w:delText xml:space="preserve">establezca </w:delText>
        </w:r>
      </w:del>
      <w:ins w:id="321" w:author="Fife,Austin N [2]" w:date="2020-06-03T13:04:00Z">
        <w:r w:rsidR="00CE02F7" w:rsidRPr="00CB169A">
          <w:rPr>
            <w:rFonts w:ascii="Times New Roman" w:eastAsia="Times New Roman" w:hAnsi="Times New Roman" w:cs="Times New Roman"/>
            <w:color w:val="333333"/>
            <w:sz w:val="24"/>
            <w:szCs w:val="24"/>
            <w:lang w:val="es-419"/>
          </w:rPr>
          <w:t>estable</w:t>
        </w:r>
        <w:r w:rsidR="00CE02F7">
          <w:rPr>
            <w:rFonts w:ascii="Times New Roman" w:eastAsia="Times New Roman" w:hAnsi="Times New Roman" w:cs="Times New Roman"/>
            <w:color w:val="333333"/>
            <w:sz w:val="24"/>
            <w:szCs w:val="24"/>
            <w:lang w:val="es-419"/>
          </w:rPr>
          <w:t>cer</w:t>
        </w:r>
      </w:ins>
      <w:del w:id="322" w:author="Fife,Austin N [2]" w:date="2020-06-03T13:04:00Z">
        <w:r w:rsidR="00D967D8" w:rsidRPr="00CB169A" w:rsidDel="00CE02F7">
          <w:rPr>
            <w:rFonts w:ascii="Times New Roman" w:eastAsia="Times New Roman" w:hAnsi="Times New Roman" w:cs="Times New Roman"/>
            <w:color w:val="333333"/>
            <w:sz w:val="24"/>
            <w:szCs w:val="24"/>
            <w:lang w:val="es-419"/>
          </w:rPr>
          <w:delText xml:space="preserve">en </w:delText>
        </w:r>
      </w:del>
      <w:del w:id="323" w:author="Fife,Austin N [2]" w:date="2020-06-03T13:03:00Z">
        <w:r w:rsidR="00D967D8" w:rsidRPr="00CB169A" w:rsidDel="00CE02F7">
          <w:rPr>
            <w:rFonts w:ascii="Times New Roman" w:eastAsia="Times New Roman" w:hAnsi="Times New Roman" w:cs="Times New Roman"/>
            <w:color w:val="333333"/>
            <w:sz w:val="24"/>
            <w:szCs w:val="24"/>
            <w:lang w:val="es-419"/>
          </w:rPr>
          <w:delText>F</w:delText>
        </w:r>
      </w:del>
      <w:del w:id="324" w:author="Fife,Austin N [2]" w:date="2020-06-03T13:04:00Z">
        <w:r w:rsidR="00D967D8" w:rsidRPr="00CB169A" w:rsidDel="00CE02F7">
          <w:rPr>
            <w:rFonts w:ascii="Times New Roman" w:eastAsia="Times New Roman" w:hAnsi="Times New Roman" w:cs="Times New Roman"/>
            <w:color w:val="333333"/>
            <w:sz w:val="24"/>
            <w:szCs w:val="24"/>
            <w:lang w:val="es-419"/>
          </w:rPr>
          <w:delText>lorida</w:delText>
        </w:r>
      </w:del>
      <w:r w:rsidR="00D967D8" w:rsidRPr="00CB169A">
        <w:rPr>
          <w:rFonts w:ascii="Times New Roman" w:eastAsia="Times New Roman" w:hAnsi="Times New Roman" w:cs="Times New Roman"/>
          <w:color w:val="333333"/>
          <w:sz w:val="24"/>
          <w:szCs w:val="24"/>
          <w:lang w:val="es-419"/>
        </w:rPr>
        <w:t>.</w:t>
      </w:r>
    </w:p>
    <w:p w14:paraId="341A16CC" w14:textId="12FE710C" w:rsidR="004C0B38" w:rsidRPr="008418F5" w:rsidRDefault="004C0B38" w:rsidP="00CB169A">
      <w:pPr>
        <w:shd w:val="clear" w:color="auto" w:fill="FFFFFF"/>
        <w:spacing w:after="150" w:line="480" w:lineRule="auto"/>
        <w:rPr>
          <w:rFonts w:ascii="Times New Roman" w:eastAsia="Times New Roman" w:hAnsi="Times New Roman" w:cs="Times New Roman"/>
          <w:color w:val="333333"/>
          <w:sz w:val="24"/>
          <w:szCs w:val="24"/>
          <w:lang w:val="es-419"/>
          <w:rPrChange w:id="325" w:author="Fife,Austin N [2]" w:date="2020-06-03T12:55:00Z">
            <w:rPr>
              <w:rFonts w:ascii="Times New Roman" w:eastAsia="Times New Roman" w:hAnsi="Times New Roman" w:cs="Times New Roman"/>
              <w:color w:val="333333"/>
              <w:sz w:val="24"/>
              <w:szCs w:val="24"/>
            </w:rPr>
          </w:rPrChange>
        </w:rPr>
      </w:pPr>
    </w:p>
    <w:p w14:paraId="4E4CFB51" w14:textId="77777777"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References Cited</w:t>
      </w:r>
    </w:p>
    <w:p w14:paraId="7A522D03" w14:textId="378D3F79"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proofErr w:type="spellStart"/>
      <w:r w:rsidRPr="00CB169A">
        <w:rPr>
          <w:rFonts w:ascii="Times New Roman" w:eastAsia="Times New Roman" w:hAnsi="Times New Roman" w:cs="Times New Roman"/>
          <w:color w:val="333333"/>
          <w:sz w:val="24"/>
          <w:szCs w:val="24"/>
        </w:rPr>
        <w:t>Amrine</w:t>
      </w:r>
      <w:proofErr w:type="spellEnd"/>
      <w:r w:rsidRPr="00CB169A">
        <w:rPr>
          <w:rFonts w:ascii="Times New Roman" w:eastAsia="Times New Roman" w:hAnsi="Times New Roman" w:cs="Times New Roman"/>
          <w:color w:val="333333"/>
          <w:sz w:val="24"/>
          <w:szCs w:val="24"/>
        </w:rPr>
        <w:t xml:space="preserve"> </w:t>
      </w:r>
      <w:r w:rsidR="00C31B84">
        <w:rPr>
          <w:rFonts w:ascii="Times New Roman" w:eastAsia="Times New Roman" w:hAnsi="Times New Roman" w:cs="Times New Roman"/>
          <w:color w:val="333333"/>
          <w:sz w:val="24"/>
          <w:szCs w:val="24"/>
        </w:rPr>
        <w:t>J</w:t>
      </w:r>
      <w:r w:rsidRPr="00CB169A">
        <w:rPr>
          <w:rFonts w:ascii="Times New Roman" w:eastAsia="Times New Roman" w:hAnsi="Times New Roman" w:cs="Times New Roman"/>
          <w:color w:val="333333"/>
          <w:sz w:val="24"/>
          <w:szCs w:val="24"/>
        </w:rPr>
        <w:t>W. 1996. </w:t>
      </w:r>
      <w:r w:rsidRPr="00CB169A">
        <w:rPr>
          <w:rFonts w:ascii="Times New Roman" w:eastAsia="Times New Roman" w:hAnsi="Times New Roman" w:cs="Times New Roman"/>
          <w:i/>
          <w:iCs/>
          <w:color w:val="333333"/>
          <w:sz w:val="24"/>
          <w:szCs w:val="24"/>
        </w:rPr>
        <w:t>Phyllocoptes fructiphilus</w:t>
      </w:r>
      <w:r w:rsidRPr="00CB169A">
        <w:rPr>
          <w:rFonts w:ascii="Times New Roman" w:eastAsia="Times New Roman" w:hAnsi="Times New Roman" w:cs="Times New Roman"/>
          <w:color w:val="333333"/>
          <w:sz w:val="24"/>
          <w:szCs w:val="24"/>
        </w:rPr>
        <w:t> and biological control of multiflora rose, pp. 741–749. </w:t>
      </w:r>
      <w:r w:rsidRPr="00CB169A">
        <w:rPr>
          <w:rFonts w:ascii="Times New Roman" w:eastAsia="Times New Roman" w:hAnsi="Times New Roman" w:cs="Times New Roman"/>
          <w:i/>
          <w:iCs/>
          <w:color w:val="333333"/>
          <w:sz w:val="24"/>
          <w:szCs w:val="24"/>
        </w:rPr>
        <w:t>In</w:t>
      </w:r>
      <w:r w:rsidRPr="00CB169A">
        <w:rPr>
          <w:rFonts w:ascii="Times New Roman" w:eastAsia="Times New Roman" w:hAnsi="Times New Roman" w:cs="Times New Roman"/>
          <w:color w:val="333333"/>
          <w:sz w:val="24"/>
          <w:szCs w:val="24"/>
        </w:rPr>
        <w:t> </w:t>
      </w:r>
      <w:proofErr w:type="spellStart"/>
      <w:r w:rsidRPr="00CB169A">
        <w:rPr>
          <w:rFonts w:ascii="Times New Roman" w:eastAsia="Times New Roman" w:hAnsi="Times New Roman" w:cs="Times New Roman"/>
          <w:color w:val="333333"/>
          <w:sz w:val="24"/>
          <w:szCs w:val="24"/>
        </w:rPr>
        <w:t>Helle</w:t>
      </w:r>
      <w:proofErr w:type="spellEnd"/>
      <w:r w:rsidRPr="00CB169A">
        <w:rPr>
          <w:rFonts w:ascii="Times New Roman" w:eastAsia="Times New Roman" w:hAnsi="Times New Roman" w:cs="Times New Roman"/>
          <w:color w:val="333333"/>
          <w:sz w:val="24"/>
          <w:szCs w:val="24"/>
        </w:rPr>
        <w:t xml:space="preserve"> W, Lundquist EE, </w:t>
      </w:r>
      <w:proofErr w:type="spellStart"/>
      <w:r w:rsidRPr="00CB169A">
        <w:rPr>
          <w:rFonts w:ascii="Times New Roman" w:eastAsia="Times New Roman" w:hAnsi="Times New Roman" w:cs="Times New Roman"/>
          <w:color w:val="333333"/>
          <w:sz w:val="24"/>
          <w:szCs w:val="24"/>
        </w:rPr>
        <w:t>Sabelis</w:t>
      </w:r>
      <w:proofErr w:type="spellEnd"/>
      <w:r w:rsidRPr="00CB169A">
        <w:rPr>
          <w:rFonts w:ascii="Times New Roman" w:eastAsia="Times New Roman" w:hAnsi="Times New Roman" w:cs="Times New Roman"/>
          <w:color w:val="333333"/>
          <w:sz w:val="24"/>
          <w:szCs w:val="24"/>
        </w:rPr>
        <w:t xml:space="preserve"> MW, Bruin J (eds.),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Their Biology, Natural Enemies, and Control, World Crop Pests. Elsevier</w:t>
      </w:r>
      <w:r w:rsidR="00C31B84">
        <w:rPr>
          <w:rFonts w:ascii="Times New Roman" w:eastAsia="Times New Roman" w:hAnsi="Times New Roman" w:cs="Times New Roman"/>
          <w:color w:val="333333"/>
          <w:sz w:val="24"/>
          <w:szCs w:val="24"/>
        </w:rPr>
        <w:t>, Amsterdam, Netherlands</w:t>
      </w:r>
      <w:r w:rsidRPr="00CB169A">
        <w:rPr>
          <w:rFonts w:ascii="Times New Roman" w:eastAsia="Times New Roman" w:hAnsi="Times New Roman" w:cs="Times New Roman"/>
          <w:color w:val="333333"/>
          <w:sz w:val="24"/>
          <w:szCs w:val="24"/>
        </w:rPr>
        <w:t>.</w:t>
      </w:r>
    </w:p>
    <w:p w14:paraId="3D95BD15" w14:textId="23183702" w:rsidR="00C768E0" w:rsidRPr="00C31B84" w:rsidRDefault="00C768E0" w:rsidP="00CB169A">
      <w:pPr>
        <w:shd w:val="clear" w:color="auto" w:fill="FFFFFF"/>
        <w:spacing w:after="150" w:line="480" w:lineRule="auto"/>
        <w:rPr>
          <w:rFonts w:ascii="Times New Roman" w:eastAsia="Times New Roman" w:hAnsi="Times New Roman" w:cs="Times New Roman"/>
          <w:color w:val="333333"/>
          <w:sz w:val="24"/>
          <w:szCs w:val="24"/>
        </w:rPr>
      </w:pPr>
      <w:proofErr w:type="spellStart"/>
      <w:r w:rsidRPr="00CB169A">
        <w:rPr>
          <w:rFonts w:ascii="Times New Roman" w:eastAsia="Times New Roman" w:hAnsi="Times New Roman" w:cs="Times New Roman"/>
          <w:color w:val="333333"/>
          <w:sz w:val="24"/>
          <w:szCs w:val="24"/>
          <w:lang w:val="es-419"/>
        </w:rPr>
        <w:t>Amrine</w:t>
      </w:r>
      <w:proofErr w:type="spellEnd"/>
      <w:r w:rsidRPr="00CB169A">
        <w:rPr>
          <w:rFonts w:ascii="Times New Roman" w:eastAsia="Times New Roman" w:hAnsi="Times New Roman" w:cs="Times New Roman"/>
          <w:color w:val="333333"/>
          <w:sz w:val="24"/>
          <w:szCs w:val="24"/>
          <w:lang w:val="es-419"/>
        </w:rPr>
        <w:t xml:space="preserve"> JW. 2002. </w:t>
      </w:r>
      <w:r w:rsidRPr="00CB169A">
        <w:rPr>
          <w:rFonts w:ascii="Times New Roman" w:eastAsia="Times New Roman" w:hAnsi="Times New Roman" w:cs="Times New Roman"/>
          <w:i/>
          <w:iCs/>
          <w:color w:val="333333"/>
          <w:sz w:val="24"/>
          <w:szCs w:val="24"/>
          <w:lang w:val="es-419"/>
        </w:rPr>
        <w:t>Rosa multiflora</w:t>
      </w:r>
      <w:r w:rsidR="00C31B84" w:rsidRPr="008418F5">
        <w:rPr>
          <w:rFonts w:ascii="Times New Roman" w:eastAsia="Times New Roman" w:hAnsi="Times New Roman" w:cs="Times New Roman"/>
          <w:color w:val="333333"/>
          <w:sz w:val="24"/>
          <w:szCs w:val="24"/>
          <w:lang w:val="es-419"/>
          <w:rPrChange w:id="326" w:author="Fife,Austin N [2]" w:date="2020-06-03T12:55:00Z">
            <w:rPr>
              <w:rFonts w:ascii="Times New Roman" w:eastAsia="Times New Roman" w:hAnsi="Times New Roman" w:cs="Times New Roman"/>
              <w:color w:val="333333"/>
              <w:sz w:val="24"/>
              <w:szCs w:val="24"/>
            </w:rPr>
          </w:rPrChange>
        </w:rPr>
        <w:t>, pp.</w:t>
      </w:r>
      <w:r w:rsidRPr="008418F5">
        <w:rPr>
          <w:rFonts w:ascii="Times New Roman" w:eastAsia="Times New Roman" w:hAnsi="Times New Roman" w:cs="Times New Roman"/>
          <w:color w:val="333333"/>
          <w:sz w:val="24"/>
          <w:szCs w:val="24"/>
          <w:lang w:val="es-419"/>
          <w:rPrChange w:id="327" w:author="Fife,Austin N [2]" w:date="2020-06-03T12:55:00Z">
            <w:rPr>
              <w:rFonts w:ascii="Times New Roman" w:eastAsia="Times New Roman" w:hAnsi="Times New Roman" w:cs="Times New Roman"/>
              <w:color w:val="333333"/>
              <w:sz w:val="24"/>
              <w:szCs w:val="24"/>
            </w:rPr>
          </w:rPrChange>
        </w:rPr>
        <w:t xml:space="preserve"> 265–292.</w:t>
      </w:r>
      <w:r w:rsidR="00C31B84" w:rsidRPr="008418F5">
        <w:rPr>
          <w:rFonts w:ascii="Times New Roman" w:eastAsia="Times New Roman" w:hAnsi="Times New Roman" w:cs="Times New Roman"/>
          <w:color w:val="333333"/>
          <w:sz w:val="24"/>
          <w:szCs w:val="24"/>
          <w:lang w:val="es-419"/>
          <w:rPrChange w:id="328" w:author="Fife,Austin N [2]" w:date="2020-06-03T12:55:00Z">
            <w:rPr>
              <w:rFonts w:ascii="Times New Roman" w:eastAsia="Times New Roman" w:hAnsi="Times New Roman" w:cs="Times New Roman"/>
              <w:color w:val="333333"/>
              <w:sz w:val="24"/>
              <w:szCs w:val="24"/>
            </w:rPr>
          </w:rPrChange>
        </w:rPr>
        <w:t xml:space="preserve"> </w:t>
      </w:r>
      <w:r w:rsidR="00C31B84">
        <w:rPr>
          <w:rFonts w:ascii="Times New Roman" w:eastAsia="Times New Roman" w:hAnsi="Times New Roman" w:cs="Times New Roman"/>
          <w:i/>
          <w:iCs/>
          <w:color w:val="333333"/>
          <w:sz w:val="24"/>
          <w:szCs w:val="24"/>
        </w:rPr>
        <w:t>In</w:t>
      </w:r>
      <w:r w:rsidR="00C31B84">
        <w:rPr>
          <w:rFonts w:ascii="Times New Roman" w:eastAsia="Times New Roman" w:hAnsi="Times New Roman" w:cs="Times New Roman"/>
          <w:color w:val="333333"/>
          <w:sz w:val="24"/>
          <w:szCs w:val="24"/>
        </w:rPr>
        <w:t xml:space="preserve"> Van </w:t>
      </w:r>
      <w:proofErr w:type="spellStart"/>
      <w:r w:rsidR="00C31B84">
        <w:rPr>
          <w:rFonts w:ascii="Times New Roman" w:eastAsia="Times New Roman" w:hAnsi="Times New Roman" w:cs="Times New Roman"/>
          <w:color w:val="333333"/>
          <w:sz w:val="24"/>
          <w:szCs w:val="24"/>
        </w:rPr>
        <w:t>Driesche</w:t>
      </w:r>
      <w:proofErr w:type="spellEnd"/>
      <w:r w:rsidR="00C31B84">
        <w:rPr>
          <w:rFonts w:ascii="Times New Roman" w:eastAsia="Times New Roman" w:hAnsi="Times New Roman" w:cs="Times New Roman"/>
          <w:color w:val="333333"/>
          <w:sz w:val="24"/>
          <w:szCs w:val="24"/>
        </w:rPr>
        <w:t xml:space="preserve"> R, </w:t>
      </w:r>
      <w:proofErr w:type="spellStart"/>
      <w:r w:rsidR="00C31B84">
        <w:rPr>
          <w:rFonts w:ascii="Times New Roman" w:eastAsia="Times New Roman" w:hAnsi="Times New Roman" w:cs="Times New Roman"/>
          <w:color w:val="333333"/>
          <w:sz w:val="24"/>
          <w:szCs w:val="24"/>
        </w:rPr>
        <w:t>Blossey</w:t>
      </w:r>
      <w:proofErr w:type="spellEnd"/>
      <w:r w:rsidR="00C31B84">
        <w:rPr>
          <w:rFonts w:ascii="Times New Roman" w:eastAsia="Times New Roman" w:hAnsi="Times New Roman" w:cs="Times New Roman"/>
          <w:color w:val="333333"/>
          <w:sz w:val="24"/>
          <w:szCs w:val="24"/>
        </w:rPr>
        <w:t xml:space="preserve"> B, Hoddle M, Lyon S, Reardon R (eds.), </w:t>
      </w:r>
      <w:r w:rsidR="00C31B84" w:rsidRPr="00CB169A">
        <w:rPr>
          <w:rFonts w:ascii="Times New Roman" w:eastAsia="Times New Roman" w:hAnsi="Times New Roman" w:cs="Times New Roman"/>
          <w:color w:val="333333"/>
          <w:sz w:val="24"/>
          <w:szCs w:val="24"/>
        </w:rPr>
        <w:t>Biological control of invasive plants in the Eastern United States</w:t>
      </w:r>
      <w:r w:rsidR="00C31B84">
        <w:rPr>
          <w:rFonts w:ascii="Times New Roman" w:eastAsia="Times New Roman" w:hAnsi="Times New Roman" w:cs="Times New Roman"/>
          <w:color w:val="333333"/>
          <w:sz w:val="24"/>
          <w:szCs w:val="24"/>
        </w:rPr>
        <w:t xml:space="preserve">. Forest Health Technology Enterprise Team, Morgantown, WV, USA. </w:t>
      </w:r>
    </w:p>
    <w:p w14:paraId="3483A52C" w14:textId="29232B64"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Babu B, </w:t>
      </w:r>
      <w:proofErr w:type="spellStart"/>
      <w:r w:rsidRPr="00CB169A">
        <w:rPr>
          <w:rFonts w:ascii="Times New Roman" w:eastAsia="Times New Roman" w:hAnsi="Times New Roman" w:cs="Times New Roman"/>
          <w:color w:val="333333"/>
          <w:sz w:val="24"/>
          <w:szCs w:val="24"/>
        </w:rPr>
        <w:t>Dankers</w:t>
      </w:r>
      <w:proofErr w:type="spellEnd"/>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H</w:t>
      </w:r>
      <w:r w:rsidRPr="00CB169A">
        <w:rPr>
          <w:rFonts w:ascii="Times New Roman" w:eastAsia="Times New Roman" w:hAnsi="Times New Roman" w:cs="Times New Roman"/>
          <w:color w:val="333333"/>
          <w:sz w:val="24"/>
          <w:szCs w:val="24"/>
        </w:rPr>
        <w:t>, Newberry</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E</w:t>
      </w:r>
      <w:r w:rsidRPr="00CB169A">
        <w:rPr>
          <w:rFonts w:ascii="Times New Roman" w:eastAsia="Times New Roman" w:hAnsi="Times New Roman" w:cs="Times New Roman"/>
          <w:color w:val="333333"/>
          <w:sz w:val="24"/>
          <w:szCs w:val="24"/>
        </w:rPr>
        <w:t>, Baker</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C</w:t>
      </w:r>
      <w:r w:rsidRPr="00CB169A">
        <w:rPr>
          <w:rFonts w:ascii="Times New Roman" w:eastAsia="Times New Roman" w:hAnsi="Times New Roman" w:cs="Times New Roman"/>
          <w:color w:val="333333"/>
          <w:sz w:val="24"/>
          <w:szCs w:val="24"/>
        </w:rPr>
        <w:t>, Schubert</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T</w:t>
      </w:r>
      <w:r w:rsidRPr="00CB169A">
        <w:rPr>
          <w:rFonts w:ascii="Times New Roman" w:eastAsia="Times New Roman" w:hAnsi="Times New Roman" w:cs="Times New Roman"/>
          <w:color w:val="333333"/>
          <w:sz w:val="24"/>
          <w:szCs w:val="24"/>
        </w:rPr>
        <w:t>, Knox</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G</w:t>
      </w:r>
      <w:r w:rsidRPr="00CB169A">
        <w:rPr>
          <w:rFonts w:ascii="Times New Roman" w:eastAsia="Times New Roman" w:hAnsi="Times New Roman" w:cs="Times New Roman"/>
          <w:color w:val="333333"/>
          <w:sz w:val="24"/>
          <w:szCs w:val="24"/>
        </w:rPr>
        <w:t>, Paret</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M</w:t>
      </w:r>
      <w:r w:rsidRPr="00CB169A">
        <w:rPr>
          <w:rFonts w:ascii="Times New Roman" w:eastAsia="Times New Roman" w:hAnsi="Times New Roman" w:cs="Times New Roman"/>
          <w:color w:val="333333"/>
          <w:sz w:val="24"/>
          <w:szCs w:val="24"/>
        </w:rPr>
        <w:t>. 2014. First report of rose rosette virus associated with rose rosette disease infecting knockout roses in Florida. Plant Disease. 98: 1449–1449.</w:t>
      </w:r>
    </w:p>
    <w:p w14:paraId="39645AF5" w14:textId="3AF67798"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Babu B, </w:t>
      </w:r>
      <w:proofErr w:type="spellStart"/>
      <w:r w:rsidRPr="00CB169A">
        <w:rPr>
          <w:rFonts w:ascii="Times New Roman" w:eastAsia="Times New Roman" w:hAnsi="Times New Roman" w:cs="Times New Roman"/>
          <w:color w:val="333333"/>
          <w:sz w:val="24"/>
          <w:szCs w:val="24"/>
        </w:rPr>
        <w:t>Jeyaprakash</w:t>
      </w:r>
      <w:proofErr w:type="spellEnd"/>
      <w:r w:rsidR="00CB169A" w:rsidRPr="00CB169A">
        <w:rPr>
          <w:rFonts w:ascii="Times New Roman" w:eastAsia="Times New Roman" w:hAnsi="Times New Roman" w:cs="Times New Roman"/>
          <w:color w:val="333333"/>
          <w:sz w:val="24"/>
          <w:szCs w:val="24"/>
        </w:rPr>
        <w:t xml:space="preserve"> A</w:t>
      </w:r>
      <w:r w:rsidRPr="00CB169A">
        <w:rPr>
          <w:rFonts w:ascii="Times New Roman" w:eastAsia="Times New Roman" w:hAnsi="Times New Roman" w:cs="Times New Roman"/>
          <w:color w:val="333333"/>
          <w:sz w:val="24"/>
          <w:szCs w:val="24"/>
        </w:rPr>
        <w:t>, Jones</w:t>
      </w:r>
      <w:r w:rsidR="00CB169A" w:rsidRPr="00CB169A">
        <w:rPr>
          <w:rFonts w:ascii="Times New Roman" w:eastAsia="Times New Roman" w:hAnsi="Times New Roman" w:cs="Times New Roman"/>
          <w:color w:val="333333"/>
          <w:sz w:val="24"/>
          <w:szCs w:val="24"/>
        </w:rPr>
        <w:t xml:space="preserve"> D</w:t>
      </w:r>
      <w:r w:rsidRPr="00CB169A">
        <w:rPr>
          <w:rFonts w:ascii="Times New Roman" w:eastAsia="Times New Roman" w:hAnsi="Times New Roman" w:cs="Times New Roman"/>
          <w:color w:val="333333"/>
          <w:sz w:val="24"/>
          <w:szCs w:val="24"/>
        </w:rPr>
        <w:t>, Schubert</w:t>
      </w:r>
      <w:r w:rsidR="00CB169A" w:rsidRPr="00CB169A">
        <w:rPr>
          <w:rFonts w:ascii="Times New Roman" w:eastAsia="Times New Roman" w:hAnsi="Times New Roman" w:cs="Times New Roman"/>
          <w:color w:val="333333"/>
          <w:sz w:val="24"/>
          <w:szCs w:val="24"/>
        </w:rPr>
        <w:t xml:space="preserve"> TS</w:t>
      </w:r>
      <w:r w:rsidRPr="00CB169A">
        <w:rPr>
          <w:rFonts w:ascii="Times New Roman" w:eastAsia="Times New Roman" w:hAnsi="Times New Roman" w:cs="Times New Roman"/>
          <w:color w:val="333333"/>
          <w:sz w:val="24"/>
          <w:szCs w:val="24"/>
        </w:rPr>
        <w:t>, Baker</w:t>
      </w:r>
      <w:r w:rsidR="00CB169A" w:rsidRPr="00CB169A">
        <w:rPr>
          <w:rFonts w:ascii="Times New Roman" w:eastAsia="Times New Roman" w:hAnsi="Times New Roman" w:cs="Times New Roman"/>
          <w:color w:val="333333"/>
          <w:sz w:val="24"/>
          <w:szCs w:val="24"/>
        </w:rPr>
        <w:t xml:space="preserve"> C</w:t>
      </w:r>
      <w:r w:rsidRPr="00CB169A">
        <w:rPr>
          <w:rFonts w:ascii="Times New Roman" w:eastAsia="Times New Roman" w:hAnsi="Times New Roman" w:cs="Times New Roman"/>
          <w:color w:val="333333"/>
          <w:sz w:val="24"/>
          <w:szCs w:val="24"/>
        </w:rPr>
        <w:t>, Washburn</w:t>
      </w:r>
      <w:r w:rsidR="00CB169A" w:rsidRPr="00CB169A">
        <w:rPr>
          <w:rFonts w:ascii="Times New Roman" w:eastAsia="Times New Roman" w:hAnsi="Times New Roman" w:cs="Times New Roman"/>
          <w:color w:val="333333"/>
          <w:sz w:val="24"/>
          <w:szCs w:val="24"/>
        </w:rPr>
        <w:t xml:space="preserve"> BK</w:t>
      </w:r>
      <w:r w:rsidRPr="00CB169A">
        <w:rPr>
          <w:rFonts w:ascii="Times New Roman" w:eastAsia="Times New Roman" w:hAnsi="Times New Roman" w:cs="Times New Roman"/>
          <w:color w:val="333333"/>
          <w:sz w:val="24"/>
          <w:szCs w:val="24"/>
        </w:rPr>
        <w:t>, Miller</w:t>
      </w:r>
      <w:r w:rsidR="00CB169A" w:rsidRPr="00CB169A">
        <w:rPr>
          <w:rFonts w:ascii="Times New Roman" w:eastAsia="Times New Roman" w:hAnsi="Times New Roman" w:cs="Times New Roman"/>
          <w:color w:val="333333"/>
          <w:sz w:val="24"/>
          <w:szCs w:val="24"/>
        </w:rPr>
        <w:t xml:space="preserve"> SH</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Poduch</w:t>
      </w:r>
      <w:proofErr w:type="spellEnd"/>
      <w:r w:rsidR="00CB169A" w:rsidRPr="00CB169A">
        <w:rPr>
          <w:rFonts w:ascii="Times New Roman" w:eastAsia="Times New Roman" w:hAnsi="Times New Roman" w:cs="Times New Roman"/>
          <w:color w:val="333333"/>
          <w:sz w:val="24"/>
          <w:szCs w:val="24"/>
        </w:rPr>
        <w:t xml:space="preserve"> K</w:t>
      </w:r>
      <w:r w:rsidRPr="00CB169A">
        <w:rPr>
          <w:rFonts w:ascii="Times New Roman" w:eastAsia="Times New Roman" w:hAnsi="Times New Roman" w:cs="Times New Roman"/>
          <w:color w:val="333333"/>
          <w:sz w:val="24"/>
          <w:szCs w:val="24"/>
        </w:rPr>
        <w:t>, Knox</w:t>
      </w:r>
      <w:r w:rsidR="00CB169A" w:rsidRPr="00CB169A">
        <w:rPr>
          <w:rFonts w:ascii="Times New Roman" w:eastAsia="Times New Roman" w:hAnsi="Times New Roman" w:cs="Times New Roman"/>
          <w:color w:val="333333"/>
          <w:sz w:val="24"/>
          <w:szCs w:val="24"/>
        </w:rPr>
        <w:t xml:space="preserve"> GW</w:t>
      </w:r>
      <w:r w:rsidRPr="00CB169A">
        <w:rPr>
          <w:rFonts w:ascii="Times New Roman" w:eastAsia="Times New Roman" w:hAnsi="Times New Roman" w:cs="Times New Roman"/>
          <w:color w:val="333333"/>
          <w:sz w:val="24"/>
          <w:szCs w:val="24"/>
        </w:rPr>
        <w:t>, Ochoa-Corona</w:t>
      </w:r>
      <w:r w:rsidR="00CB169A" w:rsidRPr="00CB169A">
        <w:rPr>
          <w:rFonts w:ascii="Times New Roman" w:eastAsia="Times New Roman" w:hAnsi="Times New Roman" w:cs="Times New Roman"/>
          <w:color w:val="333333"/>
          <w:sz w:val="24"/>
          <w:szCs w:val="24"/>
        </w:rPr>
        <w:t xml:space="preserve"> FM</w:t>
      </w:r>
      <w:r w:rsidRPr="00CB169A">
        <w:rPr>
          <w:rFonts w:ascii="Times New Roman" w:eastAsia="Times New Roman" w:hAnsi="Times New Roman" w:cs="Times New Roman"/>
          <w:color w:val="333333"/>
          <w:sz w:val="24"/>
          <w:szCs w:val="24"/>
        </w:rPr>
        <w:t>, Paret</w:t>
      </w:r>
      <w:r w:rsidR="00CB169A" w:rsidRPr="00CB169A">
        <w:rPr>
          <w:rFonts w:ascii="Times New Roman" w:eastAsia="Times New Roman" w:hAnsi="Times New Roman" w:cs="Times New Roman"/>
          <w:color w:val="333333"/>
          <w:sz w:val="24"/>
          <w:szCs w:val="24"/>
        </w:rPr>
        <w:t xml:space="preserve"> ML</w:t>
      </w:r>
      <w:r w:rsidRPr="00CB169A">
        <w:rPr>
          <w:rFonts w:ascii="Times New Roman" w:eastAsia="Times New Roman" w:hAnsi="Times New Roman" w:cs="Times New Roman"/>
          <w:color w:val="333333"/>
          <w:sz w:val="24"/>
          <w:szCs w:val="24"/>
        </w:rPr>
        <w:t xml:space="preserve">. 2016. Development of a rapid, sensitive TaqMan real-time RT-PCR assay for the detection of rose rosette virus using multiple gene targets. Journal of </w:t>
      </w:r>
      <w:proofErr w:type="spellStart"/>
      <w:r w:rsidRPr="00CB169A">
        <w:rPr>
          <w:rFonts w:ascii="Times New Roman" w:eastAsia="Times New Roman" w:hAnsi="Times New Roman" w:cs="Times New Roman"/>
          <w:color w:val="333333"/>
          <w:sz w:val="24"/>
          <w:szCs w:val="24"/>
        </w:rPr>
        <w:t>Virological</w:t>
      </w:r>
      <w:proofErr w:type="spellEnd"/>
      <w:r w:rsidRPr="00CB169A">
        <w:rPr>
          <w:rFonts w:ascii="Times New Roman" w:eastAsia="Times New Roman" w:hAnsi="Times New Roman" w:cs="Times New Roman"/>
          <w:color w:val="333333"/>
          <w:sz w:val="24"/>
          <w:szCs w:val="24"/>
        </w:rPr>
        <w:t xml:space="preserve"> Methods. 235: 41–50.</w:t>
      </w:r>
    </w:p>
    <w:p w14:paraId="5A0237E7" w14:textId="2AF79FF6"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Babu B, Washburn</w:t>
      </w:r>
      <w:r w:rsidR="00CB169A" w:rsidRPr="00CB169A">
        <w:rPr>
          <w:rFonts w:ascii="Times New Roman" w:eastAsia="Times New Roman" w:hAnsi="Times New Roman" w:cs="Times New Roman"/>
          <w:color w:val="333333"/>
          <w:sz w:val="24"/>
          <w:szCs w:val="24"/>
        </w:rPr>
        <w:t xml:space="preserve"> BK</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Ertek</w:t>
      </w:r>
      <w:proofErr w:type="spellEnd"/>
      <w:r w:rsidR="00CB169A" w:rsidRPr="00CB169A">
        <w:rPr>
          <w:rFonts w:ascii="Times New Roman" w:eastAsia="Times New Roman" w:hAnsi="Times New Roman" w:cs="Times New Roman"/>
          <w:color w:val="333333"/>
          <w:sz w:val="24"/>
          <w:szCs w:val="24"/>
        </w:rPr>
        <w:t xml:space="preserve"> TS</w:t>
      </w:r>
      <w:r w:rsidRPr="00CB169A">
        <w:rPr>
          <w:rFonts w:ascii="Times New Roman" w:eastAsia="Times New Roman" w:hAnsi="Times New Roman" w:cs="Times New Roman"/>
          <w:color w:val="333333"/>
          <w:sz w:val="24"/>
          <w:szCs w:val="24"/>
        </w:rPr>
        <w:t>, Miller</w:t>
      </w:r>
      <w:r w:rsidR="00CB169A" w:rsidRPr="00CB169A">
        <w:rPr>
          <w:rFonts w:ascii="Times New Roman" w:eastAsia="Times New Roman" w:hAnsi="Times New Roman" w:cs="Times New Roman"/>
          <w:color w:val="333333"/>
          <w:sz w:val="24"/>
          <w:szCs w:val="24"/>
        </w:rPr>
        <w:t xml:space="preserve"> SH</w:t>
      </w:r>
      <w:r w:rsidRPr="00CB169A">
        <w:rPr>
          <w:rFonts w:ascii="Times New Roman" w:eastAsia="Times New Roman" w:hAnsi="Times New Roman" w:cs="Times New Roman"/>
          <w:color w:val="333333"/>
          <w:sz w:val="24"/>
          <w:szCs w:val="24"/>
        </w:rPr>
        <w:t>, Riddle</w:t>
      </w:r>
      <w:r w:rsidR="00CB169A" w:rsidRPr="00CB169A">
        <w:rPr>
          <w:rFonts w:ascii="Times New Roman" w:eastAsia="Times New Roman" w:hAnsi="Times New Roman" w:cs="Times New Roman"/>
          <w:color w:val="333333"/>
          <w:sz w:val="24"/>
          <w:szCs w:val="24"/>
        </w:rPr>
        <w:t xml:space="preserve"> CB</w:t>
      </w:r>
      <w:r w:rsidRPr="00CB169A">
        <w:rPr>
          <w:rFonts w:ascii="Times New Roman" w:eastAsia="Times New Roman" w:hAnsi="Times New Roman" w:cs="Times New Roman"/>
          <w:color w:val="333333"/>
          <w:sz w:val="24"/>
          <w:szCs w:val="24"/>
        </w:rPr>
        <w:t>, Knox</w:t>
      </w:r>
      <w:r w:rsidR="00CB169A" w:rsidRPr="00CB169A">
        <w:rPr>
          <w:rFonts w:ascii="Times New Roman" w:eastAsia="Times New Roman" w:hAnsi="Times New Roman" w:cs="Times New Roman"/>
          <w:color w:val="333333"/>
          <w:sz w:val="24"/>
          <w:szCs w:val="24"/>
        </w:rPr>
        <w:t xml:space="preserve"> GW</w:t>
      </w:r>
      <w:r w:rsidRPr="00CB169A">
        <w:rPr>
          <w:rFonts w:ascii="Times New Roman" w:eastAsia="Times New Roman" w:hAnsi="Times New Roman" w:cs="Times New Roman"/>
          <w:color w:val="333333"/>
          <w:sz w:val="24"/>
          <w:szCs w:val="24"/>
        </w:rPr>
        <w:t>, Ochoa-Corona</w:t>
      </w:r>
      <w:r w:rsidR="00CB169A" w:rsidRPr="00CB169A">
        <w:rPr>
          <w:rFonts w:ascii="Times New Roman" w:eastAsia="Times New Roman" w:hAnsi="Times New Roman" w:cs="Times New Roman"/>
          <w:color w:val="333333"/>
          <w:sz w:val="24"/>
          <w:szCs w:val="24"/>
        </w:rPr>
        <w:t xml:space="preserve"> FM</w:t>
      </w:r>
      <w:r w:rsidRPr="00CB169A">
        <w:rPr>
          <w:rFonts w:ascii="Times New Roman" w:eastAsia="Times New Roman" w:hAnsi="Times New Roman" w:cs="Times New Roman"/>
          <w:color w:val="333333"/>
          <w:sz w:val="24"/>
          <w:szCs w:val="24"/>
        </w:rPr>
        <w:t>, Olson</w:t>
      </w:r>
      <w:r w:rsidR="00CB169A" w:rsidRPr="00CB169A">
        <w:rPr>
          <w:rFonts w:ascii="Times New Roman" w:eastAsia="Times New Roman" w:hAnsi="Times New Roman" w:cs="Times New Roman"/>
          <w:color w:val="333333"/>
          <w:sz w:val="24"/>
          <w:szCs w:val="24"/>
        </w:rPr>
        <w:t xml:space="preserve"> J</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Katırcıoğlu</w:t>
      </w:r>
      <w:proofErr w:type="spellEnd"/>
      <w:r w:rsidR="00CB169A" w:rsidRPr="00CB169A">
        <w:rPr>
          <w:rFonts w:ascii="Times New Roman" w:eastAsia="Times New Roman" w:hAnsi="Times New Roman" w:cs="Times New Roman"/>
          <w:color w:val="333333"/>
          <w:sz w:val="24"/>
          <w:szCs w:val="24"/>
        </w:rPr>
        <w:t xml:space="preserve"> YZ</w:t>
      </w:r>
      <w:r w:rsidRPr="00CB169A">
        <w:rPr>
          <w:rFonts w:ascii="Times New Roman" w:eastAsia="Times New Roman" w:hAnsi="Times New Roman" w:cs="Times New Roman"/>
          <w:color w:val="333333"/>
          <w:sz w:val="24"/>
          <w:szCs w:val="24"/>
        </w:rPr>
        <w:t>, Paret</w:t>
      </w:r>
      <w:r w:rsidR="00CB169A" w:rsidRPr="00CB169A">
        <w:rPr>
          <w:rFonts w:ascii="Times New Roman" w:eastAsia="Times New Roman" w:hAnsi="Times New Roman" w:cs="Times New Roman"/>
          <w:color w:val="333333"/>
          <w:sz w:val="24"/>
          <w:szCs w:val="24"/>
        </w:rPr>
        <w:t xml:space="preserve"> ML</w:t>
      </w:r>
      <w:r w:rsidRPr="00CB169A">
        <w:rPr>
          <w:rFonts w:ascii="Times New Roman" w:eastAsia="Times New Roman" w:hAnsi="Times New Roman" w:cs="Times New Roman"/>
          <w:color w:val="333333"/>
          <w:sz w:val="24"/>
          <w:szCs w:val="24"/>
        </w:rPr>
        <w:t xml:space="preserve">. 2017. A field based detection method for rose rosette virus using isothermal probe-based reverse transcription-recombinase polymerase amplification assay. Journal of </w:t>
      </w:r>
      <w:proofErr w:type="spellStart"/>
      <w:r w:rsidRPr="00CB169A">
        <w:rPr>
          <w:rFonts w:ascii="Times New Roman" w:eastAsia="Times New Roman" w:hAnsi="Times New Roman" w:cs="Times New Roman"/>
          <w:color w:val="333333"/>
          <w:sz w:val="24"/>
          <w:szCs w:val="24"/>
        </w:rPr>
        <w:t>Virological</w:t>
      </w:r>
      <w:proofErr w:type="spellEnd"/>
      <w:r w:rsidRPr="00CB169A">
        <w:rPr>
          <w:rFonts w:ascii="Times New Roman" w:eastAsia="Times New Roman" w:hAnsi="Times New Roman" w:cs="Times New Roman"/>
          <w:color w:val="333333"/>
          <w:sz w:val="24"/>
          <w:szCs w:val="24"/>
        </w:rPr>
        <w:t xml:space="preserve"> Methods. 247: 81–90.</w:t>
      </w:r>
    </w:p>
    <w:p w14:paraId="5FF41C6E" w14:textId="69EA3DEF" w:rsidR="00C768E0" w:rsidRPr="008418F5" w:rsidRDefault="00C768E0" w:rsidP="00CB169A">
      <w:pPr>
        <w:shd w:val="clear" w:color="auto" w:fill="FFFFFF"/>
        <w:spacing w:after="150" w:line="480" w:lineRule="auto"/>
        <w:rPr>
          <w:rFonts w:ascii="Times New Roman" w:hAnsi="Times New Roman" w:cs="Times New Roman"/>
          <w:sz w:val="24"/>
          <w:szCs w:val="24"/>
          <w:rPrChange w:id="329" w:author="Fife,Austin N [2]" w:date="2020-06-03T12:56:00Z">
            <w:rPr>
              <w:rFonts w:ascii="Times New Roman" w:hAnsi="Times New Roman" w:cs="Times New Roman"/>
              <w:sz w:val="24"/>
              <w:szCs w:val="24"/>
              <w:lang w:val="es-419"/>
            </w:rPr>
          </w:rPrChange>
        </w:rPr>
      </w:pPr>
      <w:proofErr w:type="spellStart"/>
      <w:r w:rsidRPr="00CB169A">
        <w:rPr>
          <w:rFonts w:ascii="Times New Roman" w:hAnsi="Times New Roman" w:cs="Times New Roman"/>
          <w:sz w:val="24"/>
          <w:szCs w:val="24"/>
        </w:rPr>
        <w:lastRenderedPageBreak/>
        <w:t>Bauchan</w:t>
      </w:r>
      <w:proofErr w:type="spellEnd"/>
      <w:r w:rsidRPr="00CB169A">
        <w:rPr>
          <w:rFonts w:ascii="Times New Roman" w:hAnsi="Times New Roman" w:cs="Times New Roman"/>
          <w:sz w:val="24"/>
          <w:szCs w:val="24"/>
        </w:rPr>
        <w:t xml:space="preserve"> GB, Otero-</w:t>
      </w:r>
      <w:proofErr w:type="spellStart"/>
      <w:r w:rsidRPr="00CB169A">
        <w:rPr>
          <w:rFonts w:ascii="Times New Roman" w:hAnsi="Times New Roman" w:cs="Times New Roman"/>
          <w:sz w:val="24"/>
          <w:szCs w:val="24"/>
        </w:rPr>
        <w:t>Colina</w:t>
      </w:r>
      <w:proofErr w:type="spellEnd"/>
      <w:r w:rsidR="00CB169A" w:rsidRPr="00CB169A">
        <w:rPr>
          <w:rFonts w:ascii="Times New Roman" w:hAnsi="Times New Roman" w:cs="Times New Roman"/>
          <w:sz w:val="24"/>
          <w:szCs w:val="24"/>
        </w:rPr>
        <w:t xml:space="preserve"> G</w:t>
      </w:r>
      <w:r w:rsidRPr="00CB169A">
        <w:rPr>
          <w:rFonts w:ascii="Times New Roman" w:hAnsi="Times New Roman" w:cs="Times New Roman"/>
          <w:sz w:val="24"/>
          <w:szCs w:val="24"/>
        </w:rPr>
        <w:t>, Hammond</w:t>
      </w:r>
      <w:r w:rsidR="00CB169A" w:rsidRPr="00CB169A">
        <w:rPr>
          <w:rFonts w:ascii="Times New Roman" w:hAnsi="Times New Roman" w:cs="Times New Roman"/>
          <w:sz w:val="24"/>
          <w:szCs w:val="24"/>
        </w:rPr>
        <w:t xml:space="preserve"> J</w:t>
      </w:r>
      <w:r w:rsidRPr="00CB169A">
        <w:rPr>
          <w:rFonts w:ascii="Times New Roman" w:hAnsi="Times New Roman" w:cs="Times New Roman"/>
          <w:sz w:val="24"/>
          <w:szCs w:val="24"/>
        </w:rPr>
        <w:t>, Ochoa</w:t>
      </w:r>
      <w:r w:rsidR="00CB169A" w:rsidRPr="00CB169A">
        <w:rPr>
          <w:rFonts w:ascii="Times New Roman" w:hAnsi="Times New Roman" w:cs="Times New Roman"/>
          <w:sz w:val="24"/>
          <w:szCs w:val="24"/>
        </w:rPr>
        <w:t xml:space="preserve"> R</w:t>
      </w:r>
      <w:r w:rsidRPr="00CB169A">
        <w:rPr>
          <w:rFonts w:ascii="Times New Roman" w:hAnsi="Times New Roman" w:cs="Times New Roman"/>
          <w:sz w:val="24"/>
          <w:szCs w:val="24"/>
        </w:rPr>
        <w:t xml:space="preserve">. 2019. Rose rosette disease: it all started with a small mite. </w:t>
      </w:r>
      <w:r w:rsidRPr="00CB169A">
        <w:rPr>
          <w:rFonts w:ascii="Times New Roman" w:hAnsi="Times New Roman" w:cs="Times New Roman"/>
          <w:i/>
          <w:sz w:val="24"/>
          <w:szCs w:val="24"/>
        </w:rPr>
        <w:t>In</w:t>
      </w:r>
      <w:r w:rsidRPr="00CB169A">
        <w:rPr>
          <w:rFonts w:ascii="Times New Roman" w:hAnsi="Times New Roman" w:cs="Times New Roman"/>
          <w:sz w:val="24"/>
          <w:szCs w:val="24"/>
        </w:rPr>
        <w:t xml:space="preserve"> F. </w:t>
      </w:r>
      <w:proofErr w:type="spellStart"/>
      <w:r w:rsidRPr="00CB169A">
        <w:rPr>
          <w:rFonts w:ascii="Times New Roman" w:hAnsi="Times New Roman" w:cs="Times New Roman"/>
          <w:sz w:val="24"/>
          <w:szCs w:val="24"/>
        </w:rPr>
        <w:t>Foucher</w:t>
      </w:r>
      <w:proofErr w:type="spellEnd"/>
      <w:r w:rsidRPr="00CB169A">
        <w:rPr>
          <w:rFonts w:ascii="Times New Roman" w:hAnsi="Times New Roman" w:cs="Times New Roman"/>
          <w:sz w:val="24"/>
          <w:szCs w:val="24"/>
        </w:rPr>
        <w:t xml:space="preserve">. (ed.), Proc. VII International Symposium on Rose Research and Cultivation. </w:t>
      </w:r>
      <w:r w:rsidRPr="008418F5">
        <w:rPr>
          <w:rFonts w:ascii="Times New Roman" w:hAnsi="Times New Roman" w:cs="Times New Roman"/>
          <w:sz w:val="24"/>
          <w:szCs w:val="24"/>
          <w:rPrChange w:id="330" w:author="Fife,Austin N [2]" w:date="2020-06-03T12:56:00Z">
            <w:rPr>
              <w:rFonts w:ascii="Times New Roman" w:hAnsi="Times New Roman" w:cs="Times New Roman"/>
              <w:sz w:val="24"/>
              <w:szCs w:val="24"/>
              <w:lang w:val="es-419"/>
            </w:rPr>
          </w:rPrChange>
        </w:rPr>
        <w:t xml:space="preserve">Acta </w:t>
      </w:r>
      <w:proofErr w:type="spellStart"/>
      <w:r w:rsidRPr="008418F5">
        <w:rPr>
          <w:rFonts w:ascii="Times New Roman" w:hAnsi="Times New Roman" w:cs="Times New Roman"/>
          <w:sz w:val="24"/>
          <w:szCs w:val="24"/>
          <w:rPrChange w:id="331" w:author="Fife,Austin N [2]" w:date="2020-06-03T12:56:00Z">
            <w:rPr>
              <w:rFonts w:ascii="Times New Roman" w:hAnsi="Times New Roman" w:cs="Times New Roman"/>
              <w:sz w:val="24"/>
              <w:szCs w:val="24"/>
              <w:lang w:val="es-419"/>
            </w:rPr>
          </w:rPrChange>
        </w:rPr>
        <w:t>Hortic</w:t>
      </w:r>
      <w:proofErr w:type="spellEnd"/>
      <w:r w:rsidRPr="008418F5">
        <w:rPr>
          <w:rFonts w:ascii="Times New Roman" w:hAnsi="Times New Roman" w:cs="Times New Roman"/>
          <w:sz w:val="24"/>
          <w:szCs w:val="24"/>
          <w:rPrChange w:id="332" w:author="Fife,Austin N [2]" w:date="2020-06-03T12:56:00Z">
            <w:rPr>
              <w:rFonts w:ascii="Times New Roman" w:hAnsi="Times New Roman" w:cs="Times New Roman"/>
              <w:sz w:val="24"/>
              <w:szCs w:val="24"/>
              <w:lang w:val="es-419"/>
            </w:rPr>
          </w:rPrChange>
        </w:rPr>
        <w:t>. 1232</w:t>
      </w:r>
      <w:r w:rsidR="00C31B84" w:rsidRPr="008418F5">
        <w:rPr>
          <w:rFonts w:ascii="Times New Roman" w:hAnsi="Times New Roman" w:cs="Times New Roman"/>
          <w:sz w:val="24"/>
          <w:szCs w:val="24"/>
          <w:rPrChange w:id="333" w:author="Fife,Austin N [2]" w:date="2020-06-03T12:56:00Z">
            <w:rPr>
              <w:rFonts w:ascii="Times New Roman" w:hAnsi="Times New Roman" w:cs="Times New Roman"/>
              <w:sz w:val="24"/>
              <w:szCs w:val="24"/>
              <w:lang w:val="es-419"/>
            </w:rPr>
          </w:rPrChange>
        </w:rPr>
        <w:t>:</w:t>
      </w:r>
      <w:r w:rsidRPr="008418F5">
        <w:rPr>
          <w:rFonts w:ascii="Times New Roman" w:hAnsi="Times New Roman" w:cs="Times New Roman"/>
          <w:sz w:val="24"/>
          <w:szCs w:val="24"/>
          <w:rPrChange w:id="334" w:author="Fife,Austin N [2]" w:date="2020-06-03T12:56:00Z">
            <w:rPr>
              <w:rFonts w:ascii="Times New Roman" w:hAnsi="Times New Roman" w:cs="Times New Roman"/>
              <w:sz w:val="24"/>
              <w:szCs w:val="24"/>
              <w:lang w:val="es-419"/>
            </w:rPr>
          </w:rPrChange>
        </w:rPr>
        <w:t xml:space="preserve"> 227-232. </w:t>
      </w:r>
    </w:p>
    <w:p w14:paraId="32F38C37" w14:textId="5DE92E17"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proofErr w:type="spellStart"/>
      <w:r w:rsidRPr="008418F5">
        <w:rPr>
          <w:rFonts w:ascii="Times New Roman" w:eastAsia="Times New Roman" w:hAnsi="Times New Roman" w:cs="Times New Roman"/>
          <w:color w:val="333333"/>
          <w:sz w:val="24"/>
          <w:szCs w:val="24"/>
          <w:rPrChange w:id="335" w:author="Fife,Austin N [2]" w:date="2020-06-03T12:56:00Z">
            <w:rPr>
              <w:rFonts w:ascii="Times New Roman" w:eastAsia="Times New Roman" w:hAnsi="Times New Roman" w:cs="Times New Roman"/>
              <w:color w:val="333333"/>
              <w:sz w:val="24"/>
              <w:szCs w:val="24"/>
              <w:lang w:val="es-419"/>
            </w:rPr>
          </w:rPrChange>
        </w:rPr>
        <w:t>Monfreda</w:t>
      </w:r>
      <w:proofErr w:type="spellEnd"/>
      <w:r w:rsidRPr="008418F5">
        <w:rPr>
          <w:rFonts w:ascii="Times New Roman" w:eastAsia="Times New Roman" w:hAnsi="Times New Roman" w:cs="Times New Roman"/>
          <w:color w:val="333333"/>
          <w:sz w:val="24"/>
          <w:szCs w:val="24"/>
          <w:rPrChange w:id="336" w:author="Fife,Austin N [2]" w:date="2020-06-03T12:56:00Z">
            <w:rPr>
              <w:rFonts w:ascii="Times New Roman" w:eastAsia="Times New Roman" w:hAnsi="Times New Roman" w:cs="Times New Roman"/>
              <w:color w:val="333333"/>
              <w:sz w:val="24"/>
              <w:szCs w:val="24"/>
              <w:lang w:val="es-419"/>
            </w:rPr>
          </w:rPrChange>
        </w:rPr>
        <w:t xml:space="preserve"> R, </w:t>
      </w:r>
      <w:proofErr w:type="spellStart"/>
      <w:r w:rsidRPr="008418F5">
        <w:rPr>
          <w:rFonts w:ascii="Times New Roman" w:eastAsia="Times New Roman" w:hAnsi="Times New Roman" w:cs="Times New Roman"/>
          <w:color w:val="333333"/>
          <w:sz w:val="24"/>
          <w:szCs w:val="24"/>
          <w:rPrChange w:id="337" w:author="Fife,Austin N [2]" w:date="2020-06-03T12:56:00Z">
            <w:rPr>
              <w:rFonts w:ascii="Times New Roman" w:eastAsia="Times New Roman" w:hAnsi="Times New Roman" w:cs="Times New Roman"/>
              <w:color w:val="333333"/>
              <w:sz w:val="24"/>
              <w:szCs w:val="24"/>
              <w:lang w:val="es-419"/>
            </w:rPr>
          </w:rPrChange>
        </w:rPr>
        <w:t>Nuzzaci</w:t>
      </w:r>
      <w:proofErr w:type="spellEnd"/>
      <w:r w:rsidR="00CB169A" w:rsidRPr="008418F5">
        <w:rPr>
          <w:rFonts w:ascii="Times New Roman" w:eastAsia="Times New Roman" w:hAnsi="Times New Roman" w:cs="Times New Roman"/>
          <w:color w:val="333333"/>
          <w:sz w:val="24"/>
          <w:szCs w:val="24"/>
          <w:rPrChange w:id="338" w:author="Fife,Austin N [2]" w:date="2020-06-03T12:56:00Z">
            <w:rPr>
              <w:rFonts w:ascii="Times New Roman" w:eastAsia="Times New Roman" w:hAnsi="Times New Roman" w:cs="Times New Roman"/>
              <w:color w:val="333333"/>
              <w:sz w:val="24"/>
              <w:szCs w:val="24"/>
              <w:lang w:val="es-419"/>
            </w:rPr>
          </w:rPrChange>
        </w:rPr>
        <w:t xml:space="preserve"> G</w:t>
      </w:r>
      <w:r w:rsidRPr="008418F5">
        <w:rPr>
          <w:rFonts w:ascii="Times New Roman" w:eastAsia="Times New Roman" w:hAnsi="Times New Roman" w:cs="Times New Roman"/>
          <w:color w:val="333333"/>
          <w:sz w:val="24"/>
          <w:szCs w:val="24"/>
          <w:rPrChange w:id="339" w:author="Fife,Austin N [2]" w:date="2020-06-03T12:56:00Z">
            <w:rPr>
              <w:rFonts w:ascii="Times New Roman" w:eastAsia="Times New Roman" w:hAnsi="Times New Roman" w:cs="Times New Roman"/>
              <w:color w:val="333333"/>
              <w:sz w:val="24"/>
              <w:szCs w:val="24"/>
              <w:lang w:val="es-419"/>
            </w:rPr>
          </w:rPrChange>
        </w:rPr>
        <w:t>, De Lillo</w:t>
      </w:r>
      <w:r w:rsidR="00CB169A" w:rsidRPr="008418F5">
        <w:rPr>
          <w:rFonts w:ascii="Times New Roman" w:eastAsia="Times New Roman" w:hAnsi="Times New Roman" w:cs="Times New Roman"/>
          <w:color w:val="333333"/>
          <w:sz w:val="24"/>
          <w:szCs w:val="24"/>
          <w:rPrChange w:id="340" w:author="Fife,Austin N [2]" w:date="2020-06-03T12:56:00Z">
            <w:rPr>
              <w:rFonts w:ascii="Times New Roman" w:eastAsia="Times New Roman" w:hAnsi="Times New Roman" w:cs="Times New Roman"/>
              <w:color w:val="333333"/>
              <w:sz w:val="24"/>
              <w:szCs w:val="24"/>
              <w:lang w:val="es-419"/>
            </w:rPr>
          </w:rPrChange>
        </w:rPr>
        <w:t xml:space="preserve"> E</w:t>
      </w:r>
      <w:r w:rsidRPr="008418F5">
        <w:rPr>
          <w:rFonts w:ascii="Times New Roman" w:eastAsia="Times New Roman" w:hAnsi="Times New Roman" w:cs="Times New Roman"/>
          <w:color w:val="333333"/>
          <w:sz w:val="24"/>
          <w:szCs w:val="24"/>
          <w:rPrChange w:id="341" w:author="Fife,Austin N [2]" w:date="2020-06-03T12:56:00Z">
            <w:rPr>
              <w:rFonts w:ascii="Times New Roman" w:eastAsia="Times New Roman" w:hAnsi="Times New Roman" w:cs="Times New Roman"/>
              <w:color w:val="333333"/>
              <w:sz w:val="24"/>
              <w:szCs w:val="24"/>
              <w:lang w:val="es-419"/>
            </w:rPr>
          </w:rPrChange>
        </w:rPr>
        <w:t>. </w:t>
      </w:r>
      <w:r w:rsidRPr="00CB169A">
        <w:rPr>
          <w:rFonts w:ascii="Times New Roman" w:eastAsia="Times New Roman" w:hAnsi="Times New Roman" w:cs="Times New Roman"/>
          <w:color w:val="333333"/>
          <w:sz w:val="24"/>
          <w:szCs w:val="24"/>
        </w:rPr>
        <w:t xml:space="preserve">2007. Detection, extraction, and collection of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w:t>
      </w:r>
      <w:proofErr w:type="spellStart"/>
      <w:r w:rsidRPr="00CB169A">
        <w:rPr>
          <w:rFonts w:ascii="Times New Roman" w:eastAsia="Times New Roman" w:hAnsi="Times New Roman" w:cs="Times New Roman"/>
          <w:color w:val="333333"/>
          <w:sz w:val="24"/>
          <w:szCs w:val="24"/>
        </w:rPr>
        <w:t>Zootaxa</w:t>
      </w:r>
      <w:proofErr w:type="spellEnd"/>
      <w:r w:rsidRPr="00CB169A">
        <w:rPr>
          <w:rFonts w:ascii="Times New Roman" w:eastAsia="Times New Roman" w:hAnsi="Times New Roman" w:cs="Times New Roman"/>
          <w:color w:val="333333"/>
          <w:sz w:val="24"/>
          <w:szCs w:val="24"/>
        </w:rPr>
        <w:t>. 1662: 35–43.</w:t>
      </w:r>
    </w:p>
    <w:p w14:paraId="4456F52B" w14:textId="381BEB4C"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Oldfield GN. 1996. Diversity and host plant specificity</w:t>
      </w:r>
      <w:r w:rsidR="00C31B84">
        <w:rPr>
          <w:rFonts w:ascii="Times New Roman" w:eastAsia="Times New Roman" w:hAnsi="Times New Roman" w:cs="Times New Roman"/>
          <w:color w:val="333333"/>
          <w:sz w:val="24"/>
          <w:szCs w:val="24"/>
        </w:rPr>
        <w:t>, pp. 299-216</w:t>
      </w:r>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i/>
          <w:iCs/>
          <w:color w:val="333333"/>
          <w:sz w:val="24"/>
          <w:szCs w:val="24"/>
        </w:rPr>
        <w:t>In</w:t>
      </w:r>
      <w:r w:rsidRPr="00CB169A">
        <w:rPr>
          <w:rFonts w:ascii="Times New Roman" w:eastAsia="Times New Roman" w:hAnsi="Times New Roman" w:cs="Times New Roman"/>
          <w:color w:val="333333"/>
          <w:sz w:val="24"/>
          <w:szCs w:val="24"/>
        </w:rPr>
        <w:t> </w:t>
      </w:r>
      <w:proofErr w:type="spellStart"/>
      <w:r w:rsidRPr="00CB169A">
        <w:rPr>
          <w:rFonts w:ascii="Times New Roman" w:eastAsia="Times New Roman" w:hAnsi="Times New Roman" w:cs="Times New Roman"/>
          <w:color w:val="333333"/>
          <w:sz w:val="24"/>
          <w:szCs w:val="24"/>
        </w:rPr>
        <w:t>Helle</w:t>
      </w:r>
      <w:proofErr w:type="spellEnd"/>
      <w:r w:rsidRPr="00CB169A">
        <w:rPr>
          <w:rFonts w:ascii="Times New Roman" w:eastAsia="Times New Roman" w:hAnsi="Times New Roman" w:cs="Times New Roman"/>
          <w:color w:val="333333"/>
          <w:sz w:val="24"/>
          <w:szCs w:val="24"/>
        </w:rPr>
        <w:t xml:space="preserve">, W., Lundquist, E.E., </w:t>
      </w:r>
      <w:proofErr w:type="spellStart"/>
      <w:r w:rsidRPr="00CB169A">
        <w:rPr>
          <w:rFonts w:ascii="Times New Roman" w:eastAsia="Times New Roman" w:hAnsi="Times New Roman" w:cs="Times New Roman"/>
          <w:color w:val="333333"/>
          <w:sz w:val="24"/>
          <w:szCs w:val="24"/>
        </w:rPr>
        <w:t>Sabelis</w:t>
      </w:r>
      <w:proofErr w:type="spellEnd"/>
      <w:r w:rsidRPr="00CB169A">
        <w:rPr>
          <w:rFonts w:ascii="Times New Roman" w:eastAsia="Times New Roman" w:hAnsi="Times New Roman" w:cs="Times New Roman"/>
          <w:color w:val="333333"/>
          <w:sz w:val="24"/>
          <w:szCs w:val="24"/>
        </w:rPr>
        <w:t xml:space="preserve">, M.W., Bruin, J. (eds.),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Their Biology, Natural Enemies, and Control, World Crop Pests. Elsevier</w:t>
      </w:r>
      <w:r w:rsidR="00C31B84">
        <w:rPr>
          <w:rFonts w:ascii="Times New Roman" w:eastAsia="Times New Roman" w:hAnsi="Times New Roman" w:cs="Times New Roman"/>
          <w:color w:val="333333"/>
          <w:sz w:val="24"/>
          <w:szCs w:val="24"/>
        </w:rPr>
        <w:t>, Amsterdam, Netherlands</w:t>
      </w:r>
      <w:r w:rsidRPr="00CB169A">
        <w:rPr>
          <w:rFonts w:ascii="Times New Roman" w:eastAsia="Times New Roman" w:hAnsi="Times New Roman" w:cs="Times New Roman"/>
          <w:color w:val="333333"/>
          <w:sz w:val="24"/>
          <w:szCs w:val="24"/>
        </w:rPr>
        <w:t>.</w:t>
      </w:r>
    </w:p>
    <w:p w14:paraId="57084EA2" w14:textId="7A69E3D0"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8418F5">
        <w:rPr>
          <w:rFonts w:ascii="Times New Roman" w:eastAsia="Times New Roman" w:hAnsi="Times New Roman" w:cs="Times New Roman"/>
          <w:color w:val="333333"/>
          <w:sz w:val="24"/>
          <w:szCs w:val="24"/>
          <w:lang w:val="es-419"/>
          <w:rPrChange w:id="342" w:author="Fife,Austin N [2]" w:date="2020-06-03T12:56:00Z">
            <w:rPr>
              <w:rFonts w:ascii="Times New Roman" w:eastAsia="Times New Roman" w:hAnsi="Times New Roman" w:cs="Times New Roman"/>
              <w:color w:val="333333"/>
              <w:sz w:val="24"/>
              <w:szCs w:val="24"/>
            </w:rPr>
          </w:rPrChange>
        </w:rPr>
        <w:t>Otero-Colina G, Ochoa</w:t>
      </w:r>
      <w:r w:rsidR="00CB169A" w:rsidRPr="008418F5">
        <w:rPr>
          <w:rFonts w:ascii="Times New Roman" w:eastAsia="Times New Roman" w:hAnsi="Times New Roman" w:cs="Times New Roman"/>
          <w:color w:val="333333"/>
          <w:sz w:val="24"/>
          <w:szCs w:val="24"/>
          <w:lang w:val="es-419"/>
          <w:rPrChange w:id="343" w:author="Fife,Austin N [2]" w:date="2020-06-03T12:56:00Z">
            <w:rPr>
              <w:rFonts w:ascii="Times New Roman" w:eastAsia="Times New Roman" w:hAnsi="Times New Roman" w:cs="Times New Roman"/>
              <w:color w:val="333333"/>
              <w:sz w:val="24"/>
              <w:szCs w:val="24"/>
            </w:rPr>
          </w:rPrChange>
        </w:rPr>
        <w:t xml:space="preserve"> R</w:t>
      </w:r>
      <w:r w:rsidRPr="008418F5">
        <w:rPr>
          <w:rFonts w:ascii="Times New Roman" w:eastAsia="Times New Roman" w:hAnsi="Times New Roman" w:cs="Times New Roman"/>
          <w:color w:val="333333"/>
          <w:sz w:val="24"/>
          <w:szCs w:val="24"/>
          <w:lang w:val="es-419"/>
          <w:rPrChange w:id="344" w:author="Fife,Austin N [2]" w:date="2020-06-03T12:56:00Z">
            <w:rPr>
              <w:rFonts w:ascii="Times New Roman" w:eastAsia="Times New Roman" w:hAnsi="Times New Roman" w:cs="Times New Roman"/>
              <w:color w:val="333333"/>
              <w:sz w:val="24"/>
              <w:szCs w:val="24"/>
            </w:rPr>
          </w:rPrChange>
        </w:rPr>
        <w:t xml:space="preserve">, </w:t>
      </w:r>
      <w:proofErr w:type="spellStart"/>
      <w:r w:rsidRPr="008418F5">
        <w:rPr>
          <w:rFonts w:ascii="Times New Roman" w:eastAsia="Times New Roman" w:hAnsi="Times New Roman" w:cs="Times New Roman"/>
          <w:color w:val="333333"/>
          <w:sz w:val="24"/>
          <w:szCs w:val="24"/>
          <w:lang w:val="es-419"/>
          <w:rPrChange w:id="345" w:author="Fife,Austin N [2]" w:date="2020-06-03T12:56:00Z">
            <w:rPr>
              <w:rFonts w:ascii="Times New Roman" w:eastAsia="Times New Roman" w:hAnsi="Times New Roman" w:cs="Times New Roman"/>
              <w:color w:val="333333"/>
              <w:sz w:val="24"/>
              <w:szCs w:val="24"/>
            </w:rPr>
          </w:rPrChange>
        </w:rPr>
        <w:t>Amrine</w:t>
      </w:r>
      <w:proofErr w:type="spellEnd"/>
      <w:r w:rsidR="00CB169A" w:rsidRPr="008418F5">
        <w:rPr>
          <w:rFonts w:ascii="Times New Roman" w:eastAsia="Times New Roman" w:hAnsi="Times New Roman" w:cs="Times New Roman"/>
          <w:color w:val="333333"/>
          <w:sz w:val="24"/>
          <w:szCs w:val="24"/>
          <w:lang w:val="es-419"/>
          <w:rPrChange w:id="346" w:author="Fife,Austin N [2]" w:date="2020-06-03T12:56:00Z">
            <w:rPr>
              <w:rFonts w:ascii="Times New Roman" w:eastAsia="Times New Roman" w:hAnsi="Times New Roman" w:cs="Times New Roman"/>
              <w:color w:val="333333"/>
              <w:sz w:val="24"/>
              <w:szCs w:val="24"/>
            </w:rPr>
          </w:rPrChange>
        </w:rPr>
        <w:t xml:space="preserve"> JW</w:t>
      </w:r>
      <w:r w:rsidRPr="008418F5">
        <w:rPr>
          <w:rFonts w:ascii="Times New Roman" w:eastAsia="Times New Roman" w:hAnsi="Times New Roman" w:cs="Times New Roman"/>
          <w:color w:val="333333"/>
          <w:sz w:val="24"/>
          <w:szCs w:val="24"/>
          <w:lang w:val="es-419"/>
          <w:rPrChange w:id="347" w:author="Fife,Austin N [2]" w:date="2020-06-03T12:56:00Z">
            <w:rPr>
              <w:rFonts w:ascii="Times New Roman" w:eastAsia="Times New Roman" w:hAnsi="Times New Roman" w:cs="Times New Roman"/>
              <w:color w:val="333333"/>
              <w:sz w:val="24"/>
              <w:szCs w:val="24"/>
            </w:rPr>
          </w:rPrChange>
        </w:rPr>
        <w:t>, Hammond</w:t>
      </w:r>
      <w:r w:rsidR="00CB169A" w:rsidRPr="008418F5">
        <w:rPr>
          <w:rFonts w:ascii="Times New Roman" w:eastAsia="Times New Roman" w:hAnsi="Times New Roman" w:cs="Times New Roman"/>
          <w:color w:val="333333"/>
          <w:sz w:val="24"/>
          <w:szCs w:val="24"/>
          <w:lang w:val="es-419"/>
          <w:rPrChange w:id="348" w:author="Fife,Austin N [2]" w:date="2020-06-03T12:56:00Z">
            <w:rPr>
              <w:rFonts w:ascii="Times New Roman" w:eastAsia="Times New Roman" w:hAnsi="Times New Roman" w:cs="Times New Roman"/>
              <w:color w:val="333333"/>
              <w:sz w:val="24"/>
              <w:szCs w:val="24"/>
            </w:rPr>
          </w:rPrChange>
        </w:rPr>
        <w:t xml:space="preserve"> J</w:t>
      </w:r>
      <w:r w:rsidRPr="008418F5">
        <w:rPr>
          <w:rFonts w:ascii="Times New Roman" w:eastAsia="Times New Roman" w:hAnsi="Times New Roman" w:cs="Times New Roman"/>
          <w:color w:val="333333"/>
          <w:sz w:val="24"/>
          <w:szCs w:val="24"/>
          <w:lang w:val="es-419"/>
          <w:rPrChange w:id="349" w:author="Fife,Austin N [2]" w:date="2020-06-03T12:56:00Z">
            <w:rPr>
              <w:rFonts w:ascii="Times New Roman" w:eastAsia="Times New Roman" w:hAnsi="Times New Roman" w:cs="Times New Roman"/>
              <w:color w:val="333333"/>
              <w:sz w:val="24"/>
              <w:szCs w:val="24"/>
            </w:rPr>
          </w:rPrChange>
        </w:rPr>
        <w:t>, Jordan</w:t>
      </w:r>
      <w:r w:rsidR="00CB169A" w:rsidRPr="008418F5">
        <w:rPr>
          <w:rFonts w:ascii="Times New Roman" w:eastAsia="Times New Roman" w:hAnsi="Times New Roman" w:cs="Times New Roman"/>
          <w:color w:val="333333"/>
          <w:sz w:val="24"/>
          <w:szCs w:val="24"/>
          <w:lang w:val="es-419"/>
          <w:rPrChange w:id="350" w:author="Fife,Austin N [2]" w:date="2020-06-03T12:56:00Z">
            <w:rPr>
              <w:rFonts w:ascii="Times New Roman" w:eastAsia="Times New Roman" w:hAnsi="Times New Roman" w:cs="Times New Roman"/>
              <w:color w:val="333333"/>
              <w:sz w:val="24"/>
              <w:szCs w:val="24"/>
            </w:rPr>
          </w:rPrChange>
        </w:rPr>
        <w:t xml:space="preserve"> R</w:t>
      </w:r>
      <w:r w:rsidRPr="008418F5">
        <w:rPr>
          <w:rFonts w:ascii="Times New Roman" w:eastAsia="Times New Roman" w:hAnsi="Times New Roman" w:cs="Times New Roman"/>
          <w:color w:val="333333"/>
          <w:sz w:val="24"/>
          <w:szCs w:val="24"/>
          <w:lang w:val="es-419"/>
          <w:rPrChange w:id="351" w:author="Fife,Austin N [2]" w:date="2020-06-03T12:56:00Z">
            <w:rPr>
              <w:rFonts w:ascii="Times New Roman" w:eastAsia="Times New Roman" w:hAnsi="Times New Roman" w:cs="Times New Roman"/>
              <w:color w:val="333333"/>
              <w:sz w:val="24"/>
              <w:szCs w:val="24"/>
            </w:rPr>
          </w:rPrChange>
        </w:rPr>
        <w:t xml:space="preserve">, </w:t>
      </w:r>
      <w:proofErr w:type="spellStart"/>
      <w:r w:rsidRPr="008418F5">
        <w:rPr>
          <w:rFonts w:ascii="Times New Roman" w:eastAsia="Times New Roman" w:hAnsi="Times New Roman" w:cs="Times New Roman"/>
          <w:color w:val="333333"/>
          <w:sz w:val="24"/>
          <w:szCs w:val="24"/>
          <w:lang w:val="es-419"/>
          <w:rPrChange w:id="352" w:author="Fife,Austin N [2]" w:date="2020-06-03T12:56:00Z">
            <w:rPr>
              <w:rFonts w:ascii="Times New Roman" w:eastAsia="Times New Roman" w:hAnsi="Times New Roman" w:cs="Times New Roman"/>
              <w:color w:val="333333"/>
              <w:sz w:val="24"/>
              <w:szCs w:val="24"/>
            </w:rPr>
          </w:rPrChange>
        </w:rPr>
        <w:t>Bauchan</w:t>
      </w:r>
      <w:proofErr w:type="spellEnd"/>
      <w:r w:rsidR="00CB169A" w:rsidRPr="008418F5">
        <w:rPr>
          <w:rFonts w:ascii="Times New Roman" w:eastAsia="Times New Roman" w:hAnsi="Times New Roman" w:cs="Times New Roman"/>
          <w:color w:val="333333"/>
          <w:sz w:val="24"/>
          <w:szCs w:val="24"/>
          <w:lang w:val="es-419"/>
          <w:rPrChange w:id="353" w:author="Fife,Austin N [2]" w:date="2020-06-03T12:56:00Z">
            <w:rPr>
              <w:rFonts w:ascii="Times New Roman" w:eastAsia="Times New Roman" w:hAnsi="Times New Roman" w:cs="Times New Roman"/>
              <w:color w:val="333333"/>
              <w:sz w:val="24"/>
              <w:szCs w:val="24"/>
            </w:rPr>
          </w:rPrChange>
        </w:rPr>
        <w:t xml:space="preserve"> GR</w:t>
      </w:r>
      <w:r w:rsidRPr="008418F5">
        <w:rPr>
          <w:rFonts w:ascii="Times New Roman" w:eastAsia="Times New Roman" w:hAnsi="Times New Roman" w:cs="Times New Roman"/>
          <w:color w:val="333333"/>
          <w:sz w:val="24"/>
          <w:szCs w:val="24"/>
          <w:lang w:val="es-419"/>
          <w:rPrChange w:id="354" w:author="Fife,Austin N [2]" w:date="2020-06-03T12:56:00Z">
            <w:rPr>
              <w:rFonts w:ascii="Times New Roman" w:eastAsia="Times New Roman" w:hAnsi="Times New Roman" w:cs="Times New Roman"/>
              <w:color w:val="333333"/>
              <w:sz w:val="24"/>
              <w:szCs w:val="24"/>
            </w:rPr>
          </w:rPrChange>
        </w:rPr>
        <w:t xml:space="preserve">. 2018.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found on healthy and rose rosette diseased roses in the United States. Journal of Environmental Horticulture. 36: 146–153.</w:t>
      </w:r>
    </w:p>
    <w:p w14:paraId="74BD78C9" w14:textId="1C97EBEE"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proofErr w:type="spellStart"/>
      <w:r w:rsidRPr="00CB169A">
        <w:rPr>
          <w:rFonts w:ascii="Times New Roman" w:eastAsia="Times New Roman" w:hAnsi="Times New Roman" w:cs="Times New Roman"/>
          <w:color w:val="333333"/>
          <w:sz w:val="24"/>
          <w:szCs w:val="24"/>
        </w:rPr>
        <w:t>Skoracka</w:t>
      </w:r>
      <w:proofErr w:type="spellEnd"/>
      <w:r w:rsidRPr="00CB169A">
        <w:rPr>
          <w:rFonts w:ascii="Times New Roman" w:eastAsia="Times New Roman" w:hAnsi="Times New Roman" w:cs="Times New Roman"/>
          <w:color w:val="333333"/>
          <w:sz w:val="24"/>
          <w:szCs w:val="24"/>
        </w:rPr>
        <w:t xml:space="preserve"> A, Smith</w:t>
      </w:r>
      <w:r w:rsidR="00CB169A" w:rsidRPr="00CB169A">
        <w:rPr>
          <w:rFonts w:ascii="Times New Roman" w:eastAsia="Times New Roman" w:hAnsi="Times New Roman" w:cs="Times New Roman"/>
          <w:color w:val="333333"/>
          <w:sz w:val="24"/>
          <w:szCs w:val="24"/>
        </w:rPr>
        <w:t xml:space="preserve"> L</w:t>
      </w:r>
      <w:r w:rsidRPr="00CB169A">
        <w:rPr>
          <w:rFonts w:ascii="Times New Roman" w:eastAsia="Times New Roman" w:hAnsi="Times New Roman" w:cs="Times New Roman"/>
          <w:color w:val="333333"/>
          <w:sz w:val="24"/>
          <w:szCs w:val="24"/>
        </w:rPr>
        <w:t>, Oldfield</w:t>
      </w:r>
      <w:r w:rsidR="00CB169A" w:rsidRPr="00CB169A">
        <w:rPr>
          <w:rFonts w:ascii="Times New Roman" w:eastAsia="Times New Roman" w:hAnsi="Times New Roman" w:cs="Times New Roman"/>
          <w:color w:val="333333"/>
          <w:sz w:val="24"/>
          <w:szCs w:val="24"/>
        </w:rPr>
        <w:t xml:space="preserve"> G</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Cristofaro</w:t>
      </w:r>
      <w:proofErr w:type="spellEnd"/>
      <w:r w:rsidR="00CB169A" w:rsidRPr="00CB169A">
        <w:rPr>
          <w:rFonts w:ascii="Times New Roman" w:eastAsia="Times New Roman" w:hAnsi="Times New Roman" w:cs="Times New Roman"/>
          <w:color w:val="333333"/>
          <w:sz w:val="24"/>
          <w:szCs w:val="24"/>
        </w:rPr>
        <w:t xml:space="preserve"> M</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Amrine</w:t>
      </w:r>
      <w:proofErr w:type="spellEnd"/>
      <w:r w:rsidR="00CB169A" w:rsidRPr="00CB169A">
        <w:rPr>
          <w:rFonts w:ascii="Times New Roman" w:eastAsia="Times New Roman" w:hAnsi="Times New Roman" w:cs="Times New Roman"/>
          <w:color w:val="333333"/>
          <w:sz w:val="24"/>
          <w:szCs w:val="24"/>
        </w:rPr>
        <w:t xml:space="preserve"> JW</w:t>
      </w:r>
      <w:r w:rsidRPr="00CB169A">
        <w:rPr>
          <w:rFonts w:ascii="Times New Roman" w:eastAsia="Times New Roman" w:hAnsi="Times New Roman" w:cs="Times New Roman"/>
          <w:color w:val="333333"/>
          <w:sz w:val="24"/>
          <w:szCs w:val="24"/>
        </w:rPr>
        <w:t xml:space="preserve">. 2009. Host-plant specificity and specialization in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and their importance for the use of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as biocontrol agents of weeds. Experimental and Applied Acarology. 51: 93–113.</w:t>
      </w:r>
    </w:p>
    <w:p w14:paraId="3A3B841D" w14:textId="77777777" w:rsidR="00CB169A" w:rsidRDefault="00CB169A">
      <w:pPr>
        <w:rPr>
          <w:rFonts w:ascii="Times New Roman" w:hAnsi="Times New Roman" w:cs="Times New Roman"/>
          <w:b/>
          <w:sz w:val="24"/>
          <w:szCs w:val="24"/>
        </w:rPr>
      </w:pPr>
      <w:r>
        <w:rPr>
          <w:rFonts w:ascii="Times New Roman" w:hAnsi="Times New Roman" w:cs="Times New Roman"/>
          <w:b/>
          <w:sz w:val="24"/>
          <w:szCs w:val="24"/>
        </w:rPr>
        <w:br w:type="page"/>
      </w:r>
    </w:p>
    <w:p w14:paraId="4D13177C" w14:textId="4D11AD8B" w:rsidR="00CB169A" w:rsidRPr="00CB169A" w:rsidRDefault="00CB169A" w:rsidP="00CB169A">
      <w:pPr>
        <w:spacing w:line="480" w:lineRule="auto"/>
        <w:rPr>
          <w:rFonts w:ascii="Times New Roman" w:hAnsi="Times New Roman" w:cs="Times New Roman"/>
          <w:b/>
          <w:sz w:val="24"/>
          <w:szCs w:val="24"/>
        </w:rPr>
      </w:pPr>
      <w:r w:rsidRPr="00CB169A">
        <w:rPr>
          <w:rFonts w:ascii="Times New Roman" w:hAnsi="Times New Roman" w:cs="Times New Roman"/>
          <w:b/>
          <w:sz w:val="24"/>
          <w:szCs w:val="24"/>
        </w:rPr>
        <w:lastRenderedPageBreak/>
        <w:t>Figure Caption</w:t>
      </w:r>
    </w:p>
    <w:p w14:paraId="7078BF18" w14:textId="77777777" w:rsidR="00CB169A" w:rsidRPr="00CB169A" w:rsidRDefault="00CB169A" w:rsidP="00CB169A">
      <w:pPr>
        <w:pStyle w:val="Default"/>
        <w:spacing w:line="480" w:lineRule="auto"/>
        <w:rPr>
          <w:rFonts w:ascii="Times New Roman" w:hAnsi="Times New Roman" w:cs="Times New Roman"/>
          <w:b/>
          <w:bCs/>
          <w:color w:val="auto"/>
        </w:rPr>
      </w:pPr>
    </w:p>
    <w:p w14:paraId="7534F291" w14:textId="7F28F1FD" w:rsidR="00CB169A" w:rsidRPr="00CB169A" w:rsidRDefault="00CB169A"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Fig. 1:</w:t>
      </w:r>
      <w:r w:rsidRPr="00CB169A">
        <w:rPr>
          <w:rFonts w:ascii="Times New Roman" w:eastAsia="Times New Roman" w:hAnsi="Times New Roman" w:cs="Times New Roman"/>
          <w:color w:val="333333"/>
          <w:sz w:val="24"/>
          <w:szCs w:val="24"/>
        </w:rPr>
        <w:t xml:space="preserve"> Presence of </w:t>
      </w:r>
      <w:r w:rsidRPr="00CB169A">
        <w:rPr>
          <w:rFonts w:ascii="Times New Roman" w:eastAsia="Times New Roman" w:hAnsi="Times New Roman" w:cs="Times New Roman"/>
          <w:i/>
          <w:iCs/>
          <w:color w:val="333333"/>
          <w:sz w:val="24"/>
          <w:szCs w:val="24"/>
        </w:rPr>
        <w:t>Phyllocoptes fructiphilus</w:t>
      </w:r>
      <w:r w:rsidRPr="00CB169A">
        <w:rPr>
          <w:rFonts w:ascii="Times New Roman" w:eastAsia="Times New Roman" w:hAnsi="Times New Roman" w:cs="Times New Roman"/>
          <w:color w:val="333333"/>
          <w:sz w:val="24"/>
          <w:szCs w:val="24"/>
        </w:rPr>
        <w:t> in Leon County, Florida in (A) February 2019 and (B) July 2019. Orange dots indicate sites sampled which had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w:t>
      </w:r>
      <w:commentRangeStart w:id="355"/>
      <w:commentRangeStart w:id="356"/>
      <w:ins w:id="357" w:author="Fife,Austin N" w:date="2020-05-21T12:49:00Z">
        <w:r w:rsidR="00927725" w:rsidRPr="00CB169A">
          <w:rPr>
            <w:rFonts w:ascii="Times New Roman" w:eastAsia="Times New Roman" w:hAnsi="Times New Roman" w:cs="Times New Roman"/>
            <w:color w:val="333333"/>
            <w:sz w:val="24"/>
            <w:szCs w:val="24"/>
          </w:rPr>
          <w:t xml:space="preserve">Gray areas </w:t>
        </w:r>
        <w:commentRangeEnd w:id="355"/>
        <w:r w:rsidR="00927725">
          <w:rPr>
            <w:rStyle w:val="CommentReference"/>
          </w:rPr>
          <w:commentReference w:id="355"/>
        </w:r>
      </w:ins>
      <w:commentRangeEnd w:id="356"/>
      <w:r w:rsidR="00DD3296">
        <w:rPr>
          <w:rStyle w:val="CommentReference"/>
        </w:rPr>
        <w:commentReference w:id="356"/>
      </w:r>
      <w:del w:id="358" w:author="Fife,Austin N" w:date="2020-05-21T12:49:00Z">
        <w:r w:rsidRPr="00CB169A" w:rsidDel="00927725">
          <w:rPr>
            <w:rFonts w:ascii="Times New Roman" w:eastAsia="Times New Roman" w:hAnsi="Times New Roman" w:cs="Times New Roman"/>
            <w:color w:val="333333"/>
            <w:sz w:val="24"/>
            <w:szCs w:val="24"/>
          </w:rPr>
          <w:delText xml:space="preserve">Gray areas </w:delText>
        </w:r>
      </w:del>
      <w:r w:rsidRPr="00CB169A">
        <w:rPr>
          <w:rFonts w:ascii="Times New Roman" w:eastAsia="Times New Roman" w:hAnsi="Times New Roman" w:cs="Times New Roman"/>
          <w:color w:val="333333"/>
          <w:sz w:val="24"/>
          <w:szCs w:val="24"/>
        </w:rPr>
        <w:t>indicate surveyed areas where no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were found. (C) Average number of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per rose sample. Samples were taken from sites in Leon County, Florida on February 14</w:t>
      </w:r>
      <w:ins w:id="359" w:author="rev" w:date="2020-04-30T09:16:00Z">
        <w:r w:rsidR="0078293C">
          <w:rPr>
            <w:rFonts w:ascii="Times New Roman" w:eastAsia="Times New Roman" w:hAnsi="Times New Roman" w:cs="Times New Roman"/>
            <w:color w:val="333333"/>
            <w:sz w:val="24"/>
            <w:szCs w:val="24"/>
          </w:rPr>
          <w:t>th</w:t>
        </w:r>
      </w:ins>
      <w:r w:rsidRPr="00CB169A">
        <w:rPr>
          <w:rFonts w:ascii="Times New Roman" w:eastAsia="Times New Roman" w:hAnsi="Times New Roman" w:cs="Times New Roman"/>
          <w:color w:val="333333"/>
          <w:sz w:val="24"/>
          <w:szCs w:val="24"/>
        </w:rPr>
        <w:t xml:space="preserve"> and July 16th, 2019. Asterisks represent significant differences as calculated by pairwise t-tests of the 5 sites tested for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during both months. P-value &lt; 0.001.</w:t>
      </w:r>
    </w:p>
    <w:p w14:paraId="443D3022" w14:textId="5CD01C76" w:rsidR="00CB169A" w:rsidRPr="00CB169A" w:rsidRDefault="00CB169A" w:rsidP="00CB169A">
      <w:pPr>
        <w:shd w:val="clear" w:color="auto" w:fill="FFFFFF"/>
        <w:spacing w:after="150" w:line="480" w:lineRule="auto"/>
        <w:rPr>
          <w:rFonts w:ascii="Times New Roman" w:eastAsia="Times New Roman" w:hAnsi="Times New Roman" w:cs="Times New Roman"/>
          <w:color w:val="333333"/>
          <w:sz w:val="24"/>
          <w:szCs w:val="24"/>
        </w:rPr>
      </w:pPr>
    </w:p>
    <w:p w14:paraId="4D7C697A" w14:textId="38C995F0" w:rsidR="00CB169A" w:rsidRPr="00CB169A" w:rsidRDefault="00CB169A"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Fig. 2:</w:t>
      </w:r>
      <w:r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i/>
          <w:color w:val="333333"/>
          <w:sz w:val="24"/>
          <w:szCs w:val="24"/>
        </w:rPr>
        <w:t>Phyllocoptes fructiphilus</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Keifer</w:t>
      </w:r>
      <w:proofErr w:type="spellEnd"/>
      <w:r w:rsidRPr="00CB169A">
        <w:rPr>
          <w:rFonts w:ascii="Times New Roman" w:eastAsia="Times New Roman" w:hAnsi="Times New Roman" w:cs="Times New Roman"/>
          <w:color w:val="333333"/>
          <w:sz w:val="24"/>
          <w:szCs w:val="24"/>
        </w:rPr>
        <w:t xml:space="preserve"> (Female) from Leon County, Florida: (A) Body (scalebar = 100 µm); (B) </w:t>
      </w:r>
      <w:ins w:id="360" w:author="Fife,Austin N [2]" w:date="2020-06-03T16:33:00Z">
        <w:r w:rsidR="00FB77AB">
          <w:rPr>
            <w:rFonts w:ascii="Times New Roman" w:eastAsia="Times New Roman" w:hAnsi="Times New Roman" w:cs="Times New Roman"/>
            <w:color w:val="333333"/>
            <w:sz w:val="24"/>
            <w:szCs w:val="24"/>
          </w:rPr>
          <w:t xml:space="preserve">Enlargement of </w:t>
        </w:r>
      </w:ins>
      <w:del w:id="361" w:author="Fife,Austin N [2]" w:date="2020-06-03T16:33:00Z">
        <w:r w:rsidRPr="00CB169A" w:rsidDel="00FB77AB">
          <w:rPr>
            <w:rFonts w:ascii="Times New Roman" w:eastAsia="Times New Roman" w:hAnsi="Times New Roman" w:cs="Times New Roman"/>
            <w:color w:val="333333"/>
            <w:sz w:val="24"/>
            <w:szCs w:val="24"/>
          </w:rPr>
          <w:delText>P</w:delText>
        </w:r>
      </w:del>
      <w:proofErr w:type="spellStart"/>
      <w:ins w:id="362" w:author="Fife,Austin N [2]" w:date="2020-06-03T16:33:00Z">
        <w:r w:rsidR="00FB77AB">
          <w:rPr>
            <w:rFonts w:ascii="Times New Roman" w:eastAsia="Times New Roman" w:hAnsi="Times New Roman" w:cs="Times New Roman"/>
            <w:color w:val="333333"/>
            <w:sz w:val="24"/>
            <w:szCs w:val="24"/>
          </w:rPr>
          <w:t>p</w:t>
        </w:r>
      </w:ins>
      <w:r w:rsidRPr="00CB169A">
        <w:rPr>
          <w:rFonts w:ascii="Times New Roman" w:eastAsia="Times New Roman" w:hAnsi="Times New Roman" w:cs="Times New Roman"/>
          <w:color w:val="333333"/>
          <w:sz w:val="24"/>
          <w:szCs w:val="24"/>
        </w:rPr>
        <w:t>rodorsal</w:t>
      </w:r>
      <w:proofErr w:type="spellEnd"/>
      <w:r w:rsidRPr="00CB169A">
        <w:rPr>
          <w:rFonts w:ascii="Times New Roman" w:eastAsia="Times New Roman" w:hAnsi="Times New Roman" w:cs="Times New Roman"/>
          <w:color w:val="333333"/>
          <w:sz w:val="24"/>
          <w:szCs w:val="24"/>
        </w:rPr>
        <w:t xml:space="preserve"> shield </w:t>
      </w:r>
      <w:ins w:id="363" w:author="Fife,Austin N [2]" w:date="2020-06-03T16:33:00Z">
        <w:r w:rsidR="00FB77AB">
          <w:rPr>
            <w:rFonts w:ascii="Times New Roman" w:eastAsia="Times New Roman" w:hAnsi="Times New Roman" w:cs="Times New Roman"/>
            <w:color w:val="333333"/>
            <w:sz w:val="24"/>
            <w:szCs w:val="24"/>
          </w:rPr>
          <w:t>to show detai</w:t>
        </w:r>
      </w:ins>
      <w:ins w:id="364" w:author="Fife,Austin N [2]" w:date="2020-06-03T16:34:00Z">
        <w:r w:rsidR="00FB77AB">
          <w:rPr>
            <w:rFonts w:ascii="Times New Roman" w:eastAsia="Times New Roman" w:hAnsi="Times New Roman" w:cs="Times New Roman"/>
            <w:color w:val="333333"/>
            <w:sz w:val="24"/>
            <w:szCs w:val="24"/>
          </w:rPr>
          <w:t xml:space="preserve">l </w:t>
        </w:r>
      </w:ins>
      <w:r w:rsidRPr="00CB169A">
        <w:rPr>
          <w:rFonts w:ascii="Times New Roman" w:eastAsia="Times New Roman" w:hAnsi="Times New Roman" w:cs="Times New Roman"/>
          <w:color w:val="333333"/>
          <w:sz w:val="24"/>
          <w:szCs w:val="24"/>
        </w:rPr>
        <w:t>(scalebar = 20 µm).</w:t>
      </w:r>
    </w:p>
    <w:p w14:paraId="36E0C9D6" w14:textId="6367F3A1" w:rsidR="00CB169A" w:rsidRPr="00CB169A" w:rsidRDefault="00CB169A" w:rsidP="00C768E0">
      <w:pPr>
        <w:shd w:val="clear" w:color="auto" w:fill="FFFFFF"/>
        <w:spacing w:after="150" w:line="480" w:lineRule="auto"/>
        <w:rPr>
          <w:rFonts w:ascii="Times New Roman" w:eastAsia="Times New Roman" w:hAnsi="Times New Roman" w:cs="Times New Roman"/>
          <w:color w:val="333333"/>
          <w:sz w:val="24"/>
          <w:szCs w:val="24"/>
        </w:rPr>
      </w:pPr>
    </w:p>
    <w:p w14:paraId="25FA4D2B" w14:textId="77777777" w:rsidR="00CB169A" w:rsidRPr="00CB169A" w:rsidRDefault="00CB169A" w:rsidP="00C768E0">
      <w:pPr>
        <w:shd w:val="clear" w:color="auto" w:fill="FFFFFF"/>
        <w:spacing w:after="150" w:line="480" w:lineRule="auto"/>
        <w:rPr>
          <w:rFonts w:ascii="Times New Roman" w:eastAsia="Times New Roman" w:hAnsi="Times New Roman" w:cs="Times New Roman"/>
          <w:color w:val="333333"/>
          <w:sz w:val="24"/>
          <w:szCs w:val="24"/>
        </w:rPr>
      </w:pPr>
    </w:p>
    <w:p w14:paraId="016157A4" w14:textId="0D13B5B3" w:rsidR="004C0B38" w:rsidRPr="00CB169A" w:rsidRDefault="00221325" w:rsidP="00752202">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noProof/>
          <w:color w:val="333333"/>
          <w:sz w:val="24"/>
          <w:szCs w:val="24"/>
        </w:rPr>
        <w:lastRenderedPageBreak/>
        <w:drawing>
          <wp:inline distT="0" distB="0" distL="0" distR="0" wp14:anchorId="02E1CA4A" wp14:editId="7EE892F5">
            <wp:extent cx="5943600" cy="5617210"/>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s+mite.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617210"/>
                    </a:xfrm>
                    <a:prstGeom prst="rect">
                      <a:avLst/>
                    </a:prstGeom>
                  </pic:spPr>
                </pic:pic>
              </a:graphicData>
            </a:graphic>
          </wp:inline>
        </w:drawing>
      </w:r>
    </w:p>
    <w:p w14:paraId="482E4B40" w14:textId="4C283CAF" w:rsidR="00CB169A" w:rsidRPr="00CB169A" w:rsidRDefault="00CB169A" w:rsidP="00752202">
      <w:pPr>
        <w:shd w:val="clear" w:color="auto" w:fill="FFFFFF"/>
        <w:spacing w:after="150" w:line="480" w:lineRule="auto"/>
        <w:rPr>
          <w:rFonts w:ascii="Times New Roman" w:eastAsia="Times New Roman" w:hAnsi="Times New Roman" w:cs="Times New Roman"/>
          <w:b/>
          <w:bCs/>
          <w:color w:val="333333"/>
          <w:sz w:val="24"/>
          <w:szCs w:val="24"/>
        </w:rPr>
      </w:pPr>
      <w:r w:rsidRPr="00CB169A">
        <w:rPr>
          <w:rFonts w:ascii="Times New Roman" w:eastAsia="Times New Roman" w:hAnsi="Times New Roman" w:cs="Times New Roman"/>
          <w:b/>
          <w:bCs/>
          <w:color w:val="333333"/>
          <w:sz w:val="24"/>
          <w:szCs w:val="24"/>
        </w:rPr>
        <w:t>Figure 1</w:t>
      </w:r>
    </w:p>
    <w:p w14:paraId="695540EE" w14:textId="2023059A" w:rsidR="00F827B7" w:rsidRPr="00CB169A" w:rsidRDefault="00F827B7" w:rsidP="00F827B7">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noProof/>
          <w:color w:val="333333"/>
          <w:sz w:val="24"/>
          <w:szCs w:val="24"/>
        </w:rPr>
        <w:lastRenderedPageBreak/>
        <w:drawing>
          <wp:inline distT="0" distB="0" distL="0" distR="0" wp14:anchorId="14292804" wp14:editId="09F0EDE2">
            <wp:extent cx="5943600" cy="3612515"/>
            <wp:effectExtent l="0" t="0" r="0" b="6985"/>
            <wp:docPr id="5" name="Picture 5" descr="A picture containing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fructiphilus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7A9ABB56" w14:textId="15EEC914" w:rsidR="00CB169A" w:rsidRPr="00CB169A" w:rsidRDefault="00CB169A" w:rsidP="00F827B7">
      <w:pPr>
        <w:shd w:val="clear" w:color="auto" w:fill="FFFFFF"/>
        <w:spacing w:after="150" w:line="480" w:lineRule="auto"/>
        <w:rPr>
          <w:rFonts w:ascii="Times New Roman" w:eastAsia="Times New Roman" w:hAnsi="Times New Roman" w:cs="Times New Roman"/>
          <w:b/>
          <w:bCs/>
          <w:color w:val="333333"/>
          <w:sz w:val="24"/>
          <w:szCs w:val="24"/>
        </w:rPr>
      </w:pPr>
      <w:r w:rsidRPr="00CB169A">
        <w:rPr>
          <w:rFonts w:ascii="Times New Roman" w:eastAsia="Times New Roman" w:hAnsi="Times New Roman" w:cs="Times New Roman"/>
          <w:b/>
          <w:bCs/>
          <w:color w:val="333333"/>
          <w:sz w:val="24"/>
          <w:szCs w:val="24"/>
        </w:rPr>
        <w:t>Figure 2</w:t>
      </w:r>
    </w:p>
    <w:p w14:paraId="5AEA601E" w14:textId="77777777" w:rsidR="00F827B7" w:rsidRPr="00CB169A" w:rsidRDefault="00F827B7" w:rsidP="00221325">
      <w:pPr>
        <w:shd w:val="clear" w:color="auto" w:fill="FFFFFF"/>
        <w:spacing w:after="150" w:line="480" w:lineRule="auto"/>
        <w:rPr>
          <w:rFonts w:ascii="Times New Roman" w:eastAsia="Times New Roman" w:hAnsi="Times New Roman" w:cs="Times New Roman"/>
          <w:color w:val="333333"/>
          <w:sz w:val="24"/>
          <w:szCs w:val="24"/>
        </w:rPr>
      </w:pPr>
    </w:p>
    <w:p w14:paraId="3F0C137E"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p w14:paraId="44F1BB8F"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p w14:paraId="29A224F7"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p w14:paraId="1F58949C"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sectPr w:rsidR="003B74F2" w:rsidRPr="00CB169A" w:rsidSect="00C768E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eviewer" w:date="2020-04-18T13:45:00Z" w:initials="Rev">
    <w:p w14:paraId="3E2862E5" w14:textId="77777777" w:rsidR="00D02132" w:rsidRDefault="00D02132" w:rsidP="00D02132">
      <w:pPr>
        <w:pStyle w:val="CommentText"/>
      </w:pPr>
      <w:r>
        <w:rPr>
          <w:rStyle w:val="CommentReference"/>
        </w:rPr>
        <w:annotationRef/>
      </w:r>
      <w:r>
        <w:t>All eriophyoid (including eriophyid) mites are phytophagous, so ‘plant-feeding’ is not strictly necessary.</w:t>
      </w:r>
    </w:p>
  </w:comment>
  <w:comment w:id="2" w:author="Fife,Austin N" w:date="2020-05-21T12:36:00Z" w:initials="FN">
    <w:p w14:paraId="5D10EA36" w14:textId="55634084" w:rsidR="00D02132" w:rsidRDefault="00D02132">
      <w:pPr>
        <w:pStyle w:val="CommentText"/>
      </w:pPr>
      <w:r>
        <w:rPr>
          <w:rStyle w:val="CommentReference"/>
        </w:rPr>
        <w:annotationRef/>
      </w:r>
      <w:r w:rsidR="004C6349">
        <w:t>Deleted</w:t>
      </w:r>
    </w:p>
  </w:comment>
  <w:comment w:id="5" w:author="Reviewer" w:date="2020-04-18T13:48:00Z" w:initials="Rev">
    <w:p w14:paraId="3C871C20" w14:textId="77777777" w:rsidR="005A7CF7" w:rsidRPr="00BE4888" w:rsidRDefault="005A7CF7" w:rsidP="005A7CF7">
      <w:pPr>
        <w:pStyle w:val="CommentText"/>
      </w:pPr>
      <w:r>
        <w:rPr>
          <w:rStyle w:val="CommentReference"/>
        </w:rPr>
        <w:annotationRef/>
      </w:r>
      <w:r>
        <w:t xml:space="preserve">Although ‘eriphyoid’ (Acari, Eriophyoidea) and ‘eriophyid’ (family Eriophyidae) are correct in referring to </w:t>
      </w:r>
      <w:r>
        <w:rPr>
          <w:i/>
          <w:iCs/>
        </w:rPr>
        <w:t>Phyllocoptes fructiphilus</w:t>
      </w:r>
      <w:r>
        <w:t>, the difference may be confusing to non-specialists. You could simplify and use only ‘eriophyid’ as used elsewhere in this communication (e.g. l.24, l.59).</w:t>
      </w:r>
    </w:p>
  </w:comment>
  <w:comment w:id="12" w:author="Reviewer" w:date="2020-04-18T13:52:00Z" w:initials="Rev">
    <w:p w14:paraId="049D74DB" w14:textId="77777777" w:rsidR="00793C23" w:rsidRPr="00553CA8" w:rsidRDefault="00793C23" w:rsidP="00793C23">
      <w:pPr>
        <w:pStyle w:val="CommentText"/>
      </w:pPr>
      <w:r>
        <w:rPr>
          <w:rStyle w:val="CommentReference"/>
        </w:rPr>
        <w:annotationRef/>
      </w:r>
      <w:r>
        <w:t>Strictly speaking, the taxonomic species (a theoretical construct) - correctly ‘</w:t>
      </w:r>
      <w:r>
        <w:rPr>
          <w:i/>
          <w:iCs/>
        </w:rPr>
        <w:t>Rose rosette emaravirus</w:t>
      </w:r>
      <w:r>
        <w:t>’ - does not have a vector, and is unable to infect plants. That is due to the virus (common name = ‘rose rosette virus’ – all lower case) is the physical entity which infects plants and has a vector. Note also that only the virus common name can be abbreviated. If it is desired to use the species name here, and to introduce the virus abbreviation, the most appropriate way would be ‘</w:t>
      </w:r>
      <w:r>
        <w:rPr>
          <w:i/>
          <w:iCs/>
        </w:rPr>
        <w:t>Rose rosette emaravirus</w:t>
      </w:r>
      <w:r>
        <w:t xml:space="preserve"> (rose rosette virus, RRV).’</w:t>
      </w:r>
    </w:p>
  </w:comment>
  <w:comment w:id="41" w:author="Reviewer" w:date="2020-04-18T15:17:00Z" w:initials="Rev">
    <w:p w14:paraId="284A53FB" w14:textId="77777777" w:rsidR="00C24882" w:rsidRPr="00277B23" w:rsidRDefault="00C24882" w:rsidP="00C24882">
      <w:pPr>
        <w:pStyle w:val="CommentText"/>
      </w:pPr>
      <w:r>
        <w:rPr>
          <w:rStyle w:val="CommentReference"/>
        </w:rPr>
        <w:annotationRef/>
      </w:r>
      <w:r>
        <w:t xml:space="preserve">Note that </w:t>
      </w:r>
      <w:r>
        <w:rPr>
          <w:i/>
          <w:iCs/>
        </w:rPr>
        <w:t>Rosa multiflora</w:t>
      </w:r>
      <w:r>
        <w:t xml:space="preserve"> is commonly used as a rootstock for garden roses – so not always a noxious weed.</w:t>
      </w:r>
    </w:p>
  </w:comment>
  <w:comment w:id="38" w:author="rev" w:date="2020-04-30T09:02:00Z" w:initials="REV">
    <w:p w14:paraId="37406F90" w14:textId="055709ED" w:rsidR="00703CEA" w:rsidRDefault="00703CEA">
      <w:pPr>
        <w:pStyle w:val="CommentText"/>
      </w:pPr>
      <w:r>
        <w:rPr>
          <w:rStyle w:val="CommentReference"/>
        </w:rPr>
        <w:annotationRef/>
      </w:r>
      <w:r>
        <w:t>Although this is part of the story, the final rapid spread into commercial roses seems to be In part to the spread of asymptomatic but infected roses in commercial channels</w:t>
      </w:r>
    </w:p>
  </w:comment>
  <w:comment w:id="39" w:author="Fife,Austin N" w:date="2020-05-21T11:55:00Z" w:initials="FN">
    <w:p w14:paraId="6CBBA876" w14:textId="6FDBE651" w:rsidR="00CE62D9" w:rsidRDefault="00CE62D9">
      <w:pPr>
        <w:pStyle w:val="CommentText"/>
      </w:pPr>
      <w:r>
        <w:rPr>
          <w:rStyle w:val="CommentReference"/>
        </w:rPr>
        <w:annotationRef/>
      </w:r>
      <w:r w:rsidR="00A50A23">
        <w:t xml:space="preserve">I agree that </w:t>
      </w:r>
      <w:r w:rsidR="00431DD6">
        <w:t>the spread into commercial roses is a major part of the story, but this hasn’t been well documented by an</w:t>
      </w:r>
      <w:r w:rsidR="00BA7AE6">
        <w:t>y</w:t>
      </w:r>
      <w:r w:rsidR="00431DD6">
        <w:t xml:space="preserve"> study I am aware of.</w:t>
      </w:r>
      <w:r w:rsidR="00BA7AE6">
        <w:t xml:space="preserve"> The difficulty lies in our detection methods, which are currently unable to detect viruses in asymptomatic tissues.</w:t>
      </w:r>
      <w:r w:rsidR="00962954">
        <w:t xml:space="preserve"> This means I cannot validate that claim, even if it is very probable.</w:t>
      </w:r>
    </w:p>
  </w:comment>
  <w:comment w:id="45" w:author="rev" w:date="2020-04-30T09:04:00Z" w:initials="REV">
    <w:p w14:paraId="3E5BB560" w14:textId="48588831" w:rsidR="00703CEA" w:rsidRDefault="00703CEA">
      <w:pPr>
        <w:pStyle w:val="CommentText"/>
      </w:pPr>
      <w:r>
        <w:rPr>
          <w:rStyle w:val="CommentReference"/>
        </w:rPr>
        <w:annotationRef/>
      </w:r>
      <w:r>
        <w:t>Were these found on recently imported plants or established plants…I think it was on plants at a nursery and they imported the plant material to grow them out to selling size….</w:t>
      </w:r>
    </w:p>
  </w:comment>
  <w:comment w:id="46" w:author="Fife,Austin N" w:date="2020-05-21T11:58:00Z" w:initials="FN">
    <w:p w14:paraId="0553D246" w14:textId="3E181BCD" w:rsidR="00962954" w:rsidRDefault="00962954">
      <w:pPr>
        <w:pStyle w:val="CommentText"/>
      </w:pPr>
      <w:r>
        <w:rPr>
          <w:rStyle w:val="CommentReference"/>
        </w:rPr>
        <w:annotationRef/>
      </w:r>
      <w:r w:rsidR="005717F0">
        <w:t xml:space="preserve">Correct. These were plants which were imported from out of state and were being prepared for </w:t>
      </w:r>
      <w:r w:rsidR="00FB4451">
        <w:t>selling</w:t>
      </w:r>
    </w:p>
  </w:comment>
  <w:comment w:id="109" w:author="rev" w:date="2020-04-30T09:08:00Z" w:initials="REV">
    <w:p w14:paraId="4948BF4F" w14:textId="71AE9F5B" w:rsidR="00703CEA" w:rsidRDefault="00703CEA">
      <w:pPr>
        <w:pStyle w:val="CommentText"/>
      </w:pPr>
      <w:r>
        <w:rPr>
          <w:rStyle w:val="CommentReference"/>
        </w:rPr>
        <w:annotationRef/>
      </w:r>
      <w:r>
        <w:t>I thought you sampled cultivated roses and not rose species</w:t>
      </w:r>
    </w:p>
  </w:comment>
  <w:comment w:id="110" w:author="Fife,Austin N" w:date="2020-05-21T12:00:00Z" w:initials="FN">
    <w:p w14:paraId="30E24336" w14:textId="2C462D7C" w:rsidR="00FB4451" w:rsidRDefault="00FB4451">
      <w:pPr>
        <w:pStyle w:val="CommentText"/>
      </w:pPr>
      <w:r>
        <w:rPr>
          <w:rStyle w:val="CommentReference"/>
        </w:rPr>
        <w:annotationRef/>
      </w:r>
      <w:r w:rsidR="0022336A">
        <w:t xml:space="preserve">This collecting process is part of a larger sampling project/survey. </w:t>
      </w:r>
      <w:r w:rsidR="00306818">
        <w:t xml:space="preserve">The samples which contained </w:t>
      </w:r>
      <w:r w:rsidR="00306818" w:rsidRPr="00D9766C">
        <w:rPr>
          <w:i/>
          <w:iCs/>
        </w:rPr>
        <w:t>P. fructiphilus</w:t>
      </w:r>
      <w:r w:rsidR="00306818">
        <w:t xml:space="preserve"> were cultivars, but our sampling efforts on a larger scale </w:t>
      </w:r>
      <w:r w:rsidR="0022336A">
        <w:t>are</w:t>
      </w:r>
      <w:r w:rsidR="00306818">
        <w:t xml:space="preserve"> not limited to cultivated roses.</w:t>
      </w:r>
      <w:r w:rsidR="0022336A">
        <w:t xml:space="preserve"> We decided to release a first report to inform </w:t>
      </w:r>
      <w:r w:rsidR="001B793B">
        <w:t>the region and raise awareness of the issues at hand</w:t>
      </w:r>
    </w:p>
  </w:comment>
  <w:comment w:id="113" w:author="rev" w:date="2020-04-30T09:08:00Z" w:initials="REV">
    <w:p w14:paraId="49B6B777" w14:textId="66479668" w:rsidR="0078293C" w:rsidRDefault="0078293C">
      <w:pPr>
        <w:pStyle w:val="CommentText"/>
      </w:pPr>
      <w:r>
        <w:rPr>
          <w:rStyle w:val="CommentReference"/>
        </w:rPr>
        <w:annotationRef/>
      </w:r>
      <w:r>
        <w:t>Your sieving process would most likely eliminate the predator mites as they are much larger than Pf – so how did you count the number/type of predatory mites?</w:t>
      </w:r>
    </w:p>
  </w:comment>
  <w:comment w:id="114" w:author="Fife,Austin N" w:date="2020-05-21T12:01:00Z" w:initials="FN">
    <w:p w14:paraId="368343FD" w14:textId="0B5D8F69" w:rsidR="000956D9" w:rsidRDefault="00893E9B">
      <w:pPr>
        <w:pStyle w:val="CommentText"/>
      </w:pPr>
      <w:r w:rsidRPr="00893E9B">
        <w:rPr>
          <w:rFonts w:ascii="Times New Roman" w:eastAsia="Times New Roman" w:hAnsi="Times New Roman" w:cs="Times New Roman"/>
          <w:color w:val="333333"/>
          <w:sz w:val="24"/>
          <w:szCs w:val="24"/>
        </w:rPr>
        <w:t>We retain</w:t>
      </w:r>
      <w:r w:rsidR="00E27E56">
        <w:rPr>
          <w:rFonts w:ascii="Times New Roman" w:eastAsia="Times New Roman" w:hAnsi="Times New Roman" w:cs="Times New Roman"/>
          <w:color w:val="333333"/>
          <w:sz w:val="24"/>
          <w:szCs w:val="24"/>
        </w:rPr>
        <w:t>ed</w:t>
      </w:r>
      <w:r w:rsidRPr="00893E9B">
        <w:rPr>
          <w:rFonts w:ascii="Times New Roman" w:eastAsia="Times New Roman" w:hAnsi="Times New Roman" w:cs="Times New Roman"/>
          <w:color w:val="333333"/>
          <w:sz w:val="24"/>
          <w:szCs w:val="24"/>
        </w:rPr>
        <w:t xml:space="preserve"> the materials left on both the 53 μm and 25 μm screens</w:t>
      </w:r>
      <w:r w:rsidR="00E27E56">
        <w:rPr>
          <w:rFonts w:ascii="Times New Roman" w:eastAsia="Times New Roman" w:hAnsi="Times New Roman" w:cs="Times New Roman"/>
          <w:color w:val="333333"/>
          <w:sz w:val="24"/>
          <w:szCs w:val="24"/>
        </w:rPr>
        <w:t xml:space="preserve"> in separate vials, one for eriophyoids and one for other mites</w:t>
      </w:r>
      <w:r w:rsidRPr="00893E9B">
        <w:rPr>
          <w:rFonts w:ascii="Times New Roman" w:eastAsia="Times New Roman" w:hAnsi="Times New Roman" w:cs="Times New Roman"/>
          <w:color w:val="333333"/>
          <w:sz w:val="24"/>
          <w:szCs w:val="24"/>
        </w:rPr>
        <w:t>.</w:t>
      </w:r>
      <w:r w:rsidR="00F36E44">
        <w:rPr>
          <w:rFonts w:ascii="Times New Roman" w:eastAsia="Times New Roman" w:hAnsi="Times New Roman" w:cs="Times New Roman"/>
          <w:color w:val="333333"/>
          <w:sz w:val="24"/>
          <w:szCs w:val="24"/>
        </w:rPr>
        <w:t xml:space="preserve"> </w:t>
      </w:r>
      <w:r w:rsidR="00BD7C01">
        <w:rPr>
          <w:rFonts w:ascii="Times New Roman" w:eastAsia="Times New Roman" w:hAnsi="Times New Roman" w:cs="Times New Roman"/>
          <w:color w:val="333333"/>
          <w:sz w:val="24"/>
          <w:szCs w:val="24"/>
        </w:rPr>
        <w:t xml:space="preserve">After detecting P. fructiphilus, we changed our sampling methods to eliminate the </w:t>
      </w:r>
      <w:r w:rsidR="001C34C1" w:rsidRPr="00893E9B">
        <w:rPr>
          <w:rFonts w:ascii="Times New Roman" w:eastAsia="Times New Roman" w:hAnsi="Times New Roman" w:cs="Times New Roman"/>
          <w:color w:val="333333"/>
          <w:sz w:val="24"/>
          <w:szCs w:val="24"/>
        </w:rPr>
        <w:t>53 μm</w:t>
      </w:r>
      <w:r w:rsidR="001C34C1">
        <w:rPr>
          <w:rFonts w:ascii="Times New Roman" w:eastAsia="Times New Roman" w:hAnsi="Times New Roman" w:cs="Times New Roman"/>
          <w:color w:val="333333"/>
          <w:sz w:val="24"/>
          <w:szCs w:val="24"/>
        </w:rPr>
        <w:t xml:space="preserve"> screen and simply remove any mites of interest from the </w:t>
      </w:r>
      <w:r w:rsidR="001A2F84" w:rsidRPr="00893E9B">
        <w:rPr>
          <w:rFonts w:ascii="Times New Roman" w:eastAsia="Times New Roman" w:hAnsi="Times New Roman" w:cs="Times New Roman"/>
          <w:color w:val="333333"/>
          <w:sz w:val="24"/>
          <w:szCs w:val="24"/>
        </w:rPr>
        <w:t>25 μm screen</w:t>
      </w:r>
    </w:p>
  </w:comment>
  <w:comment w:id="139" w:author="Reviewer" w:date="2020-04-18T15:19:00Z" w:initials="Rev">
    <w:p w14:paraId="0A71C6F8" w14:textId="77777777" w:rsidR="007359A4" w:rsidRDefault="007359A4" w:rsidP="007359A4">
      <w:pPr>
        <w:pStyle w:val="CommentText"/>
      </w:pPr>
      <w:r>
        <w:rPr>
          <w:rStyle w:val="CommentReference"/>
        </w:rPr>
        <w:annotationRef/>
      </w:r>
      <w:r>
        <w:t xml:space="preserve">Perhaps better to say that </w:t>
      </w:r>
      <w:r w:rsidRPr="00CB169A">
        <w:rPr>
          <w:rFonts w:ascii="Times New Roman" w:eastAsia="Times New Roman" w:hAnsi="Times New Roman" w:cs="Times New Roman"/>
          <w:i/>
          <w:iCs/>
          <w:color w:val="333333"/>
          <w:sz w:val="24"/>
          <w:szCs w:val="24"/>
        </w:rPr>
        <w:t>P. fructiphilus</w:t>
      </w:r>
      <w:r>
        <w:rPr>
          <w:rStyle w:val="CommentReference"/>
        </w:rPr>
        <w:annotationRef/>
      </w:r>
      <w:r>
        <w:t xml:space="preserve"> are retained by the 25 </w:t>
      </w:r>
      <w:r>
        <w:rPr>
          <w:rFonts w:cstheme="minorHAnsi"/>
        </w:rPr>
        <w:t>µ</w:t>
      </w:r>
      <w:r>
        <w:t xml:space="preserve">m screen. </w:t>
      </w:r>
    </w:p>
  </w:comment>
  <w:comment w:id="153" w:author="rev" w:date="2020-04-30T09:10:00Z" w:initials="REV">
    <w:p w14:paraId="11EFE45A" w14:textId="73A5C12A" w:rsidR="0078293C" w:rsidRDefault="0078293C">
      <w:pPr>
        <w:pStyle w:val="CommentText"/>
      </w:pPr>
      <w:r>
        <w:rPr>
          <w:rStyle w:val="CommentReference"/>
        </w:rPr>
        <w:annotationRef/>
      </w:r>
      <w:r>
        <w:t>mL</w:t>
      </w:r>
    </w:p>
  </w:comment>
  <w:comment w:id="175" w:author="rev" w:date="2020-04-30T09:13:00Z" w:initials="REV">
    <w:p w14:paraId="48A6D98D" w14:textId="3367F88F" w:rsidR="0078293C" w:rsidRDefault="0078293C">
      <w:pPr>
        <w:pStyle w:val="CommentText"/>
      </w:pPr>
      <w:r>
        <w:rPr>
          <w:rStyle w:val="CommentReference"/>
        </w:rPr>
        <w:annotationRef/>
      </w:r>
      <w:r>
        <w:t>How did you standardize the counts? Per gram of tissue? Were these counts from the same type of tissue?</w:t>
      </w:r>
    </w:p>
  </w:comment>
  <w:comment w:id="176" w:author="Fife,Austin N" w:date="2020-05-21T12:21:00Z" w:initials="FN">
    <w:p w14:paraId="0CC89BAE" w14:textId="5624B77E" w:rsidR="00D626C1" w:rsidRDefault="00D626C1">
      <w:pPr>
        <w:pStyle w:val="CommentText"/>
      </w:pPr>
      <w:r>
        <w:rPr>
          <w:rStyle w:val="CommentReference"/>
        </w:rPr>
        <w:t>I added the following to line 45: “</w:t>
      </w:r>
      <w:r>
        <w:rPr>
          <w:rStyle w:val="CommentReference"/>
        </w:rPr>
        <w:annotationRef/>
      </w:r>
      <w:r>
        <w:rPr>
          <w:rStyle w:val="CommentReference"/>
        </w:rPr>
        <w:t xml:space="preserve">The </w:t>
      </w:r>
      <w:r>
        <w:rPr>
          <w:rFonts w:ascii="Times New Roman" w:eastAsia="Times New Roman" w:hAnsi="Times New Roman" w:cs="Times New Roman"/>
          <w:color w:val="333333"/>
          <w:sz w:val="24"/>
          <w:szCs w:val="24"/>
        </w:rPr>
        <w:t xml:space="preserve">average sample contained </w:t>
      </w:r>
      <w:r w:rsidRPr="00850B76">
        <w:rPr>
          <w:rFonts w:ascii="Times New Roman" w:eastAsia="Times New Roman" w:hAnsi="Times New Roman" w:cs="Times New Roman"/>
          <w:color w:val="333333"/>
          <w:sz w:val="24"/>
          <w:szCs w:val="24"/>
        </w:rPr>
        <w:t>26.</w:t>
      </w:r>
      <w:r>
        <w:rPr>
          <w:rFonts w:ascii="Times New Roman" w:eastAsia="Times New Roman" w:hAnsi="Times New Roman" w:cs="Times New Roman"/>
          <w:color w:val="333333"/>
          <w:sz w:val="24"/>
          <w:szCs w:val="24"/>
        </w:rPr>
        <w:t xml:space="preserve">8 ± 1.5 g of undried plant tissue”. </w:t>
      </w:r>
      <w:r w:rsidR="00CB1445">
        <w:rPr>
          <w:rFonts w:ascii="Times New Roman" w:eastAsia="Times New Roman" w:hAnsi="Times New Roman" w:cs="Times New Roman"/>
          <w:color w:val="333333"/>
          <w:sz w:val="24"/>
          <w:szCs w:val="24"/>
        </w:rPr>
        <w:t xml:space="preserve">The </w:t>
      </w:r>
      <w:r w:rsidR="00B96D55">
        <w:rPr>
          <w:rFonts w:ascii="Times New Roman" w:eastAsia="Times New Roman" w:hAnsi="Times New Roman" w:cs="Times New Roman"/>
          <w:color w:val="333333"/>
          <w:sz w:val="24"/>
          <w:szCs w:val="24"/>
        </w:rPr>
        <w:t>initial</w:t>
      </w:r>
      <w:r w:rsidR="00CB1445">
        <w:rPr>
          <w:rFonts w:ascii="Times New Roman" w:eastAsia="Times New Roman" w:hAnsi="Times New Roman" w:cs="Times New Roman"/>
          <w:color w:val="333333"/>
          <w:sz w:val="24"/>
          <w:szCs w:val="24"/>
        </w:rPr>
        <w:t xml:space="preserve"> </w:t>
      </w:r>
      <w:r w:rsidR="00B96D55">
        <w:rPr>
          <w:rFonts w:ascii="Times New Roman" w:eastAsia="Times New Roman" w:hAnsi="Times New Roman" w:cs="Times New Roman"/>
          <w:color w:val="333333"/>
          <w:sz w:val="24"/>
          <w:szCs w:val="24"/>
        </w:rPr>
        <w:t>experiment</w:t>
      </w:r>
      <w:r w:rsidR="00CB1445">
        <w:rPr>
          <w:rFonts w:ascii="Times New Roman" w:eastAsia="Times New Roman" w:hAnsi="Times New Roman" w:cs="Times New Roman"/>
          <w:color w:val="333333"/>
          <w:sz w:val="24"/>
          <w:szCs w:val="24"/>
        </w:rPr>
        <w:t xml:space="preserve"> was designed to be a </w:t>
      </w:r>
      <w:r w:rsidR="00786E29">
        <w:rPr>
          <w:rFonts w:ascii="Times New Roman" w:eastAsia="Times New Roman" w:hAnsi="Times New Roman" w:cs="Times New Roman"/>
          <w:color w:val="333333"/>
          <w:sz w:val="24"/>
          <w:szCs w:val="24"/>
        </w:rPr>
        <w:t>qualitative survey of predatory mite species present on roses</w:t>
      </w:r>
      <w:r w:rsidR="000220EB">
        <w:rPr>
          <w:rFonts w:ascii="Times New Roman" w:eastAsia="Times New Roman" w:hAnsi="Times New Roman" w:cs="Times New Roman"/>
          <w:color w:val="333333"/>
          <w:sz w:val="24"/>
          <w:szCs w:val="24"/>
        </w:rPr>
        <w:t xml:space="preserve"> in the region, looking for native biocontrol candidates</w:t>
      </w:r>
      <w:r w:rsidR="00786E29">
        <w:rPr>
          <w:rFonts w:ascii="Times New Roman" w:eastAsia="Times New Roman" w:hAnsi="Times New Roman" w:cs="Times New Roman"/>
          <w:color w:val="333333"/>
          <w:sz w:val="24"/>
          <w:szCs w:val="24"/>
        </w:rPr>
        <w:t xml:space="preserve">. We </w:t>
      </w:r>
      <w:r w:rsidR="00C11888">
        <w:rPr>
          <w:rFonts w:ascii="Times New Roman" w:eastAsia="Times New Roman" w:hAnsi="Times New Roman" w:cs="Times New Roman"/>
          <w:color w:val="333333"/>
          <w:sz w:val="24"/>
          <w:szCs w:val="24"/>
        </w:rPr>
        <w:t xml:space="preserve">since have </w:t>
      </w:r>
      <w:r w:rsidR="0015536E">
        <w:rPr>
          <w:rFonts w:ascii="Times New Roman" w:eastAsia="Times New Roman" w:hAnsi="Times New Roman" w:cs="Times New Roman"/>
          <w:color w:val="333333"/>
          <w:sz w:val="24"/>
          <w:szCs w:val="24"/>
        </w:rPr>
        <w:t>expanded our focus and changed our protocols</w:t>
      </w:r>
      <w:r w:rsidR="00C11888">
        <w:rPr>
          <w:rFonts w:ascii="Times New Roman" w:eastAsia="Times New Roman" w:hAnsi="Times New Roman" w:cs="Times New Roman"/>
          <w:color w:val="333333"/>
          <w:sz w:val="24"/>
          <w:szCs w:val="24"/>
        </w:rPr>
        <w:t xml:space="preserve"> to measuring the dry weight of our plant materials</w:t>
      </w:r>
      <w:r w:rsidR="0015536E">
        <w:rPr>
          <w:rFonts w:ascii="Times New Roman" w:eastAsia="Times New Roman" w:hAnsi="Times New Roman" w:cs="Times New Roman"/>
          <w:color w:val="333333"/>
          <w:sz w:val="24"/>
          <w:szCs w:val="24"/>
        </w:rPr>
        <w:t>.</w:t>
      </w:r>
      <w:r w:rsidR="00C11888">
        <w:rPr>
          <w:rFonts w:ascii="Times New Roman" w:eastAsia="Times New Roman" w:hAnsi="Times New Roman" w:cs="Times New Roman"/>
          <w:color w:val="333333"/>
          <w:sz w:val="24"/>
          <w:szCs w:val="24"/>
        </w:rPr>
        <w:t xml:space="preserve"> </w:t>
      </w:r>
    </w:p>
  </w:comment>
  <w:comment w:id="188" w:author="Reviewer" w:date="2020-04-18T15:26:00Z" w:initials="Rev">
    <w:p w14:paraId="610494C9" w14:textId="77777777" w:rsidR="004E6F35" w:rsidRDefault="004E6F35" w:rsidP="004E6F35">
      <w:pPr>
        <w:pStyle w:val="CommentText"/>
      </w:pPr>
      <w:r>
        <w:rPr>
          <w:rStyle w:val="CommentReference"/>
        </w:rPr>
        <w:annotationRef/>
      </w:r>
      <w:r>
        <w:t>Plus also the loss of many established plantings, affecting both homeowners and commercial landscape sites.</w:t>
      </w:r>
    </w:p>
  </w:comment>
  <w:comment w:id="189" w:author="Fife,Austin N" w:date="2020-05-21T13:40:00Z" w:initials="FN">
    <w:p w14:paraId="2633F601" w14:textId="5BA137FA" w:rsidR="002B4F62" w:rsidRDefault="002B4F62">
      <w:pPr>
        <w:pStyle w:val="CommentText"/>
      </w:pPr>
      <w:r>
        <w:rPr>
          <w:rStyle w:val="CommentReference"/>
        </w:rPr>
        <w:annotationRef/>
      </w:r>
      <w:r>
        <w:t>Noted</w:t>
      </w:r>
    </w:p>
  </w:comment>
  <w:comment w:id="204" w:author="Reviewer" w:date="2020-04-18T13:52:00Z" w:initials="Rev">
    <w:p w14:paraId="6192B131" w14:textId="77777777" w:rsidR="00B97FC6" w:rsidRPr="00553CA8" w:rsidRDefault="00B97FC6" w:rsidP="00B97FC6">
      <w:pPr>
        <w:pStyle w:val="CommentText"/>
      </w:pPr>
      <w:r>
        <w:rPr>
          <w:rStyle w:val="CommentReference"/>
        </w:rPr>
        <w:annotationRef/>
      </w:r>
      <w:r>
        <w:t>Strictly speaking, the taxonomic species (a theoretical construct) - correctly ‘</w:t>
      </w:r>
      <w:r>
        <w:rPr>
          <w:i/>
          <w:iCs/>
        </w:rPr>
        <w:t>Rose rosette emaravirus</w:t>
      </w:r>
      <w:r>
        <w:t>’ - does not have a vector, and is unable to infect plants. That is due to the virus (common name = ‘rose rosette virus’ – all lower case) is the physical entity which infects plants and has a vector. Note also that only the virus common name can be abbreviated. If it is desired to use the species name here, and to introduce the virus abbreviation, the most appropriate way would be ‘</w:t>
      </w:r>
      <w:r>
        <w:rPr>
          <w:i/>
          <w:iCs/>
        </w:rPr>
        <w:t>Rose rosette emaravirus</w:t>
      </w:r>
      <w:r>
        <w:t xml:space="preserve"> (rose rosette virus, RRV).’</w:t>
      </w:r>
    </w:p>
  </w:comment>
  <w:comment w:id="208" w:author="Reviewer" w:date="2020-04-18T15:29:00Z" w:initials="Rev">
    <w:p w14:paraId="19FAC699" w14:textId="77777777" w:rsidR="00B0444F" w:rsidRDefault="00B0444F" w:rsidP="00B0444F">
      <w:pPr>
        <w:pStyle w:val="CommentText"/>
      </w:pPr>
      <w:r>
        <w:rPr>
          <w:rStyle w:val="CommentReference"/>
        </w:rPr>
        <w:annotationRef/>
      </w:r>
      <w:r>
        <w:t>Unlike plants and animal taxonomy, all levels of plant virus taxonomy are presented in italic font.</w:t>
      </w:r>
    </w:p>
  </w:comment>
  <w:comment w:id="209" w:author="Fife,Austin N" w:date="2020-05-21T13:29:00Z" w:initials="FN">
    <w:p w14:paraId="105D6647" w14:textId="0BD4BA2D" w:rsidR="004115F7" w:rsidRDefault="004115F7">
      <w:pPr>
        <w:pStyle w:val="CommentText"/>
      </w:pPr>
      <w:r>
        <w:rPr>
          <w:rStyle w:val="CommentReference"/>
        </w:rPr>
        <w:annotationRef/>
      </w:r>
      <w:r>
        <w:t>Thank you</w:t>
      </w:r>
    </w:p>
  </w:comment>
  <w:comment w:id="254" w:author="Reviewer" w:date="2020-04-18T13:52:00Z" w:initials="Rev">
    <w:p w14:paraId="62871F85" w14:textId="77777777" w:rsidR="00AC730C" w:rsidRPr="00553CA8" w:rsidRDefault="00AC730C" w:rsidP="00AC730C">
      <w:pPr>
        <w:pStyle w:val="CommentText"/>
      </w:pPr>
      <w:r>
        <w:rPr>
          <w:rStyle w:val="CommentReference"/>
        </w:rPr>
        <w:annotationRef/>
      </w:r>
      <w:r>
        <w:t>Strictly speaking, the taxonomic species (a theoretical construct) - correctly ‘</w:t>
      </w:r>
      <w:r>
        <w:rPr>
          <w:i/>
          <w:iCs/>
        </w:rPr>
        <w:t>Rose rosette emaravirus</w:t>
      </w:r>
      <w:r>
        <w:t>’ - does not have a vector, and is unable to infect plants. That is due to the virus (common name = ‘rose rosette virus’ – all lower case) is the physical entity which infects plants and has a vector. Note also that only the virus common name can be abbreviated. If it is desired to use the species name here, and to introduce the virus abbreviation, the most appropriate way would be ‘</w:t>
      </w:r>
      <w:r>
        <w:rPr>
          <w:i/>
          <w:iCs/>
        </w:rPr>
        <w:t>Rose rosette emaravirus</w:t>
      </w:r>
      <w:r>
        <w:t xml:space="preserve"> (rose rosette virus, RRV).’</w:t>
      </w:r>
    </w:p>
  </w:comment>
  <w:comment w:id="273" w:author="rev" w:date="2020-04-30T08:26:00Z" w:initials="REV">
    <w:p w14:paraId="39CAD99B" w14:textId="5A98A621" w:rsidR="00770BE7" w:rsidRDefault="00770BE7">
      <w:pPr>
        <w:pStyle w:val="CommentText"/>
      </w:pPr>
      <w:r>
        <w:rPr>
          <w:rStyle w:val="CommentReference"/>
        </w:rPr>
        <w:annotationRef/>
      </w:r>
      <w:r>
        <w:t xml:space="preserve">Please note that in the NCPN publication about RRD the name of RRD is translated as follows: </w:t>
      </w:r>
      <w:r w:rsidRPr="00770BE7">
        <w:t>arrosetamiento de la rosa (EAR</w:t>
      </w:r>
      <w:r>
        <w:t xml:space="preserve">) – I would suggest you use the same name in Spanish </w:t>
      </w:r>
    </w:p>
  </w:comment>
  <w:comment w:id="274" w:author="Fife,Austin N" w:date="2020-05-21T12:27:00Z" w:initials="FN">
    <w:p w14:paraId="6F5022EA" w14:textId="7249778D" w:rsidR="00F57D0C" w:rsidRDefault="00F57D0C">
      <w:pPr>
        <w:pStyle w:val="CommentText"/>
      </w:pPr>
      <w:r>
        <w:rPr>
          <w:rStyle w:val="CommentReference"/>
        </w:rPr>
        <w:annotationRef/>
      </w:r>
      <w:r>
        <w:t xml:space="preserve">Thank you, I </w:t>
      </w:r>
      <w:r w:rsidR="00EB2307">
        <w:t xml:space="preserve">was unaware of any Spanish language publications on the topic. I would </w:t>
      </w:r>
      <w:r w:rsidR="004447A5">
        <w:t>be interested to read</w:t>
      </w:r>
      <w:r w:rsidR="00EB2307">
        <w:t xml:space="preserve"> any other publications in Spanish you </w:t>
      </w:r>
      <w:r w:rsidR="004447A5">
        <w:t>may be</w:t>
      </w:r>
      <w:r w:rsidR="00EB2307">
        <w:t xml:space="preserve"> aware of</w:t>
      </w:r>
      <w:r>
        <w:t>.</w:t>
      </w:r>
    </w:p>
  </w:comment>
  <w:comment w:id="355" w:author="Reviewer" w:date="2020-04-18T15:39:00Z" w:initials="Rev">
    <w:p w14:paraId="60D86F05" w14:textId="77777777" w:rsidR="00927725" w:rsidRDefault="00927725" w:rsidP="00927725">
      <w:pPr>
        <w:pStyle w:val="CommentText"/>
      </w:pPr>
      <w:r>
        <w:rPr>
          <w:rStyle w:val="CommentReference"/>
        </w:rPr>
        <w:annotationRef/>
      </w:r>
      <w:r>
        <w:t>Is it correct that there is only one grey dot (in Fig. 1B)? Does each dot correspond to a single plant, rather than a ‘site’? The text indicates 33 plants, and there appear to be 33 ‘dots’, of which all but one are orange.</w:t>
      </w:r>
    </w:p>
  </w:comment>
  <w:comment w:id="356" w:author="Fife,Austin N [2]" w:date="2020-06-03T16:00:00Z" w:initials="FN">
    <w:p w14:paraId="6D9732C4" w14:textId="2F1AF112" w:rsidR="00DD3296" w:rsidRDefault="00DD3296">
      <w:pPr>
        <w:pStyle w:val="CommentText"/>
      </w:pPr>
      <w:r>
        <w:rPr>
          <w:rStyle w:val="CommentReference"/>
        </w:rPr>
        <w:annotationRef/>
      </w:r>
      <w:r w:rsidRPr="00DD3296">
        <w:t>Many of the locations had more than one rose plant</w:t>
      </w:r>
      <w:r>
        <w:t>,</w:t>
      </w:r>
      <w:r w:rsidRPr="00DD3296">
        <w:t xml:space="preserve"> forming hedgerows. Only one sample was taken from each site. No eriophyid mites were detected in the sample from the site with the gray dot.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2862E5" w15:done="0"/>
  <w15:commentEx w15:paraId="5D10EA36" w15:paraIdParent="3E2862E5" w15:done="0"/>
  <w15:commentEx w15:paraId="3C871C20" w15:done="0"/>
  <w15:commentEx w15:paraId="049D74DB" w15:done="0"/>
  <w15:commentEx w15:paraId="284A53FB" w15:done="0"/>
  <w15:commentEx w15:paraId="37406F90" w15:done="0"/>
  <w15:commentEx w15:paraId="6CBBA876" w15:paraIdParent="37406F90" w15:done="0"/>
  <w15:commentEx w15:paraId="3E5BB560" w15:done="0"/>
  <w15:commentEx w15:paraId="0553D246" w15:paraIdParent="3E5BB560" w15:done="0"/>
  <w15:commentEx w15:paraId="4948BF4F" w15:done="0"/>
  <w15:commentEx w15:paraId="30E24336" w15:paraIdParent="4948BF4F" w15:done="0"/>
  <w15:commentEx w15:paraId="49B6B777" w15:done="0"/>
  <w15:commentEx w15:paraId="368343FD" w15:paraIdParent="49B6B777" w15:done="0"/>
  <w15:commentEx w15:paraId="0A71C6F8" w15:done="0"/>
  <w15:commentEx w15:paraId="11EFE45A" w15:done="0"/>
  <w15:commentEx w15:paraId="48A6D98D" w15:done="0"/>
  <w15:commentEx w15:paraId="0CC89BAE" w15:paraIdParent="48A6D98D" w15:done="0"/>
  <w15:commentEx w15:paraId="610494C9" w15:done="0"/>
  <w15:commentEx w15:paraId="2633F601" w15:paraIdParent="610494C9" w15:done="0"/>
  <w15:commentEx w15:paraId="6192B131" w15:done="1"/>
  <w15:commentEx w15:paraId="19FAC699" w15:done="0"/>
  <w15:commentEx w15:paraId="105D6647" w15:paraIdParent="19FAC699" w15:done="0"/>
  <w15:commentEx w15:paraId="62871F85" w15:done="1"/>
  <w15:commentEx w15:paraId="39CAD99B" w15:done="0"/>
  <w15:commentEx w15:paraId="6F5022EA" w15:paraIdParent="39CAD99B" w15:done="0"/>
  <w15:commentEx w15:paraId="60D86F05" w15:done="0"/>
  <w15:commentEx w15:paraId="6D9732C4" w15:paraIdParent="60D86F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0F44C" w16cex:dateUtc="2020-05-21T16:36:00Z"/>
  <w16cex:commentExtensible w16cex:durableId="2270EAA4" w16cex:dateUtc="2020-05-21T15:55:00Z"/>
  <w16cex:commentExtensible w16cex:durableId="2270EB77" w16cex:dateUtc="2020-05-21T15:58:00Z"/>
  <w16cex:commentExtensible w16cex:durableId="2270EBC4" w16cex:dateUtc="2020-05-21T16:00:00Z"/>
  <w16cex:commentExtensible w16cex:durableId="2270EC0F" w16cex:dateUtc="2020-05-21T16:01:00Z"/>
  <w16cex:commentExtensible w16cex:durableId="2270F0CB" w16cex:dateUtc="2020-05-21T16:21:00Z"/>
  <w16cex:commentExtensible w16cex:durableId="2271035D" w16cex:dateUtc="2020-05-21T17:40:00Z"/>
  <w16cex:commentExtensible w16cex:durableId="227100AC" w16cex:dateUtc="2020-05-21T17:29:00Z"/>
  <w16cex:commentExtensible w16cex:durableId="2270F21A" w16cex:dateUtc="2020-05-21T16:27:00Z"/>
  <w16cex:commentExtensible w16cex:durableId="228247A2" w16cex:dateUtc="2020-06-03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2862E5" w16cid:durableId="2245830A"/>
  <w16cid:commentId w16cid:paraId="5D10EA36" w16cid:durableId="2270F44C"/>
  <w16cid:commentId w16cid:paraId="3C871C20" w16cid:durableId="2245839F"/>
  <w16cid:commentId w16cid:paraId="049D74DB" w16cid:durableId="224584B8"/>
  <w16cid:commentId w16cid:paraId="284A53FB" w16cid:durableId="22459894"/>
  <w16cid:commentId w16cid:paraId="37406F90" w16cid:durableId="2267ADE4"/>
  <w16cid:commentId w16cid:paraId="6CBBA876" w16cid:durableId="2270EAA4"/>
  <w16cid:commentId w16cid:paraId="3E5BB560" w16cid:durableId="2267ADE5"/>
  <w16cid:commentId w16cid:paraId="0553D246" w16cid:durableId="2270EB77"/>
  <w16cid:commentId w16cid:paraId="4948BF4F" w16cid:durableId="2267ADE6"/>
  <w16cid:commentId w16cid:paraId="30E24336" w16cid:durableId="2270EBC4"/>
  <w16cid:commentId w16cid:paraId="49B6B777" w16cid:durableId="2267ADE7"/>
  <w16cid:commentId w16cid:paraId="368343FD" w16cid:durableId="2270EC0F"/>
  <w16cid:commentId w16cid:paraId="0A71C6F8" w16cid:durableId="22821C2A"/>
  <w16cid:commentId w16cid:paraId="11EFE45A" w16cid:durableId="2267ADE8"/>
  <w16cid:commentId w16cid:paraId="48A6D98D" w16cid:durableId="2267ADE9"/>
  <w16cid:commentId w16cid:paraId="0CC89BAE" w16cid:durableId="2270F0CB"/>
  <w16cid:commentId w16cid:paraId="610494C9" w16cid:durableId="22459AAC"/>
  <w16cid:commentId w16cid:paraId="2633F601" w16cid:durableId="2271035D"/>
  <w16cid:commentId w16cid:paraId="6192B131" w16cid:durableId="22710075"/>
  <w16cid:commentId w16cid:paraId="19FAC699" w16cid:durableId="22459B53"/>
  <w16cid:commentId w16cid:paraId="105D6647" w16cid:durableId="227100AC"/>
  <w16cid:commentId w16cid:paraId="62871F85" w16cid:durableId="2271010F"/>
  <w16cid:commentId w16cid:paraId="39CAD99B" w16cid:durableId="2267ADEA"/>
  <w16cid:commentId w16cid:paraId="6F5022EA" w16cid:durableId="2270F21A"/>
  <w16cid:commentId w16cid:paraId="60D86F05" w16cid:durableId="22459DB0"/>
  <w16cid:commentId w16cid:paraId="6D9732C4" w16cid:durableId="228247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7DB912" w14:textId="77777777" w:rsidR="003278D0" w:rsidRDefault="003278D0" w:rsidP="004C0B38">
      <w:pPr>
        <w:spacing w:after="0" w:line="240" w:lineRule="auto"/>
      </w:pPr>
      <w:r>
        <w:separator/>
      </w:r>
    </w:p>
  </w:endnote>
  <w:endnote w:type="continuationSeparator" w:id="0">
    <w:p w14:paraId="073F55A9" w14:textId="77777777" w:rsidR="003278D0" w:rsidRDefault="003278D0" w:rsidP="004C0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1BA08D" w14:textId="77777777" w:rsidR="003278D0" w:rsidRDefault="003278D0" w:rsidP="004C0B38">
      <w:pPr>
        <w:spacing w:after="0" w:line="240" w:lineRule="auto"/>
      </w:pPr>
      <w:r>
        <w:separator/>
      </w:r>
    </w:p>
  </w:footnote>
  <w:footnote w:type="continuationSeparator" w:id="0">
    <w:p w14:paraId="649D89FE" w14:textId="77777777" w:rsidR="003278D0" w:rsidRDefault="003278D0" w:rsidP="004C0B3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ife,Austin N">
    <w15:presenceInfo w15:providerId="AD" w15:userId="S::afife@ufl.edu::85dfd2a7-0211-460a-9f03-eacb80e91462"/>
  </w15:person>
  <w15:person w15:author="Reviewer">
    <w15:presenceInfo w15:providerId="None" w15:userId="Reviewer"/>
  </w15:person>
  <w15:person w15:author="Fife,Austin N [2]">
    <w15:presenceInfo w15:providerId="None" w15:userId="Fife,Austin N"/>
  </w15:person>
  <w15:person w15:author="rev">
    <w15:presenceInfo w15:providerId="None" w15:userId="r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B38"/>
    <w:rsid w:val="00013A78"/>
    <w:rsid w:val="00016B81"/>
    <w:rsid w:val="00020552"/>
    <w:rsid w:val="000220EB"/>
    <w:rsid w:val="000438AA"/>
    <w:rsid w:val="00046708"/>
    <w:rsid w:val="00054131"/>
    <w:rsid w:val="000572EF"/>
    <w:rsid w:val="000644AB"/>
    <w:rsid w:val="000655DF"/>
    <w:rsid w:val="0008667D"/>
    <w:rsid w:val="000956D9"/>
    <w:rsid w:val="000A3C0C"/>
    <w:rsid w:val="000D7787"/>
    <w:rsid w:val="000E4071"/>
    <w:rsid w:val="00105CBB"/>
    <w:rsid w:val="00106CBC"/>
    <w:rsid w:val="00115EA6"/>
    <w:rsid w:val="0013019C"/>
    <w:rsid w:val="0013181F"/>
    <w:rsid w:val="00141334"/>
    <w:rsid w:val="0015536E"/>
    <w:rsid w:val="00156DE2"/>
    <w:rsid w:val="00177947"/>
    <w:rsid w:val="001A2F84"/>
    <w:rsid w:val="001A5FE2"/>
    <w:rsid w:val="001B53D9"/>
    <w:rsid w:val="001B793B"/>
    <w:rsid w:val="001C2EE5"/>
    <w:rsid w:val="001C34C1"/>
    <w:rsid w:val="002069D5"/>
    <w:rsid w:val="00221325"/>
    <w:rsid w:val="00222CA5"/>
    <w:rsid w:val="0022336A"/>
    <w:rsid w:val="0022436A"/>
    <w:rsid w:val="00224988"/>
    <w:rsid w:val="00246E64"/>
    <w:rsid w:val="002609DB"/>
    <w:rsid w:val="00261ABF"/>
    <w:rsid w:val="002622B9"/>
    <w:rsid w:val="00276E15"/>
    <w:rsid w:val="00280A0D"/>
    <w:rsid w:val="00292CDD"/>
    <w:rsid w:val="002951AB"/>
    <w:rsid w:val="002A7C39"/>
    <w:rsid w:val="002B4F62"/>
    <w:rsid w:val="002C300D"/>
    <w:rsid w:val="002C3693"/>
    <w:rsid w:val="002C6D7C"/>
    <w:rsid w:val="002D71DC"/>
    <w:rsid w:val="00301165"/>
    <w:rsid w:val="00306818"/>
    <w:rsid w:val="003278D0"/>
    <w:rsid w:val="0035043B"/>
    <w:rsid w:val="0037728F"/>
    <w:rsid w:val="00380805"/>
    <w:rsid w:val="00382A25"/>
    <w:rsid w:val="003841B1"/>
    <w:rsid w:val="003924BF"/>
    <w:rsid w:val="003A19F1"/>
    <w:rsid w:val="003A61D5"/>
    <w:rsid w:val="003A64BB"/>
    <w:rsid w:val="003B365E"/>
    <w:rsid w:val="003B4387"/>
    <w:rsid w:val="003B74F2"/>
    <w:rsid w:val="003C60DC"/>
    <w:rsid w:val="003E441B"/>
    <w:rsid w:val="003E6B8C"/>
    <w:rsid w:val="003F025E"/>
    <w:rsid w:val="003F3B80"/>
    <w:rsid w:val="00411081"/>
    <w:rsid w:val="004115F7"/>
    <w:rsid w:val="0043102D"/>
    <w:rsid w:val="00431DD6"/>
    <w:rsid w:val="0043639A"/>
    <w:rsid w:val="004447A5"/>
    <w:rsid w:val="00444B38"/>
    <w:rsid w:val="0046662A"/>
    <w:rsid w:val="00477E41"/>
    <w:rsid w:val="004A660B"/>
    <w:rsid w:val="004B062B"/>
    <w:rsid w:val="004B6529"/>
    <w:rsid w:val="004C0B38"/>
    <w:rsid w:val="004C5238"/>
    <w:rsid w:val="004C6349"/>
    <w:rsid w:val="004C68ED"/>
    <w:rsid w:val="004E6F35"/>
    <w:rsid w:val="004F0208"/>
    <w:rsid w:val="005118DE"/>
    <w:rsid w:val="00522A23"/>
    <w:rsid w:val="005315E4"/>
    <w:rsid w:val="00551623"/>
    <w:rsid w:val="005545AC"/>
    <w:rsid w:val="005558DA"/>
    <w:rsid w:val="00564A9E"/>
    <w:rsid w:val="00565105"/>
    <w:rsid w:val="005717F0"/>
    <w:rsid w:val="00571B2B"/>
    <w:rsid w:val="005730B4"/>
    <w:rsid w:val="00587265"/>
    <w:rsid w:val="005A2E2A"/>
    <w:rsid w:val="005A7CF7"/>
    <w:rsid w:val="005E7303"/>
    <w:rsid w:val="005E733E"/>
    <w:rsid w:val="00613C20"/>
    <w:rsid w:val="00622159"/>
    <w:rsid w:val="00655946"/>
    <w:rsid w:val="006930CF"/>
    <w:rsid w:val="006A68E7"/>
    <w:rsid w:val="006A75E0"/>
    <w:rsid w:val="006B1449"/>
    <w:rsid w:val="00703CEA"/>
    <w:rsid w:val="00705B0A"/>
    <w:rsid w:val="007309C8"/>
    <w:rsid w:val="0073476E"/>
    <w:rsid w:val="007359A4"/>
    <w:rsid w:val="00735D15"/>
    <w:rsid w:val="00742034"/>
    <w:rsid w:val="00745040"/>
    <w:rsid w:val="00752202"/>
    <w:rsid w:val="0075251F"/>
    <w:rsid w:val="00770BE7"/>
    <w:rsid w:val="00776E21"/>
    <w:rsid w:val="00780D20"/>
    <w:rsid w:val="0078293C"/>
    <w:rsid w:val="00786E29"/>
    <w:rsid w:val="0079046B"/>
    <w:rsid w:val="00790A2C"/>
    <w:rsid w:val="007913B5"/>
    <w:rsid w:val="00793C23"/>
    <w:rsid w:val="007944EF"/>
    <w:rsid w:val="007A6211"/>
    <w:rsid w:val="007B3FCD"/>
    <w:rsid w:val="007C3676"/>
    <w:rsid w:val="007D00C3"/>
    <w:rsid w:val="007D5BE6"/>
    <w:rsid w:val="007E0858"/>
    <w:rsid w:val="007E5555"/>
    <w:rsid w:val="007E7F6C"/>
    <w:rsid w:val="007F14DE"/>
    <w:rsid w:val="007F42BB"/>
    <w:rsid w:val="008010EC"/>
    <w:rsid w:val="00807977"/>
    <w:rsid w:val="0081095C"/>
    <w:rsid w:val="0081317F"/>
    <w:rsid w:val="0083028E"/>
    <w:rsid w:val="0083252F"/>
    <w:rsid w:val="008418F5"/>
    <w:rsid w:val="00850B76"/>
    <w:rsid w:val="00865201"/>
    <w:rsid w:val="00881242"/>
    <w:rsid w:val="00883A32"/>
    <w:rsid w:val="00893E9B"/>
    <w:rsid w:val="008941C8"/>
    <w:rsid w:val="00894C84"/>
    <w:rsid w:val="0089794F"/>
    <w:rsid w:val="00897BD8"/>
    <w:rsid w:val="008D4171"/>
    <w:rsid w:val="008E3FCE"/>
    <w:rsid w:val="008E4D06"/>
    <w:rsid w:val="008E63BE"/>
    <w:rsid w:val="008F1211"/>
    <w:rsid w:val="008F6407"/>
    <w:rsid w:val="00901A4B"/>
    <w:rsid w:val="009119D2"/>
    <w:rsid w:val="00927725"/>
    <w:rsid w:val="00935073"/>
    <w:rsid w:val="00942F1C"/>
    <w:rsid w:val="00962954"/>
    <w:rsid w:val="009637FA"/>
    <w:rsid w:val="00972AE7"/>
    <w:rsid w:val="0097440B"/>
    <w:rsid w:val="009758D9"/>
    <w:rsid w:val="00981820"/>
    <w:rsid w:val="00986EC7"/>
    <w:rsid w:val="009A33DF"/>
    <w:rsid w:val="009C32D9"/>
    <w:rsid w:val="009D22E3"/>
    <w:rsid w:val="00A04C98"/>
    <w:rsid w:val="00A2615A"/>
    <w:rsid w:val="00A37257"/>
    <w:rsid w:val="00A40887"/>
    <w:rsid w:val="00A45C80"/>
    <w:rsid w:val="00A50A23"/>
    <w:rsid w:val="00A5417B"/>
    <w:rsid w:val="00A62485"/>
    <w:rsid w:val="00A661C1"/>
    <w:rsid w:val="00A7180C"/>
    <w:rsid w:val="00AA0BE9"/>
    <w:rsid w:val="00AA603E"/>
    <w:rsid w:val="00AC730C"/>
    <w:rsid w:val="00AD1AED"/>
    <w:rsid w:val="00AD219B"/>
    <w:rsid w:val="00AE5056"/>
    <w:rsid w:val="00AF01D2"/>
    <w:rsid w:val="00B0444F"/>
    <w:rsid w:val="00B069D2"/>
    <w:rsid w:val="00B13510"/>
    <w:rsid w:val="00B26C46"/>
    <w:rsid w:val="00B350FB"/>
    <w:rsid w:val="00B60463"/>
    <w:rsid w:val="00B63FB4"/>
    <w:rsid w:val="00B67160"/>
    <w:rsid w:val="00B96D55"/>
    <w:rsid w:val="00B97FC6"/>
    <w:rsid w:val="00BA589A"/>
    <w:rsid w:val="00BA7AE6"/>
    <w:rsid w:val="00BD5204"/>
    <w:rsid w:val="00BD709A"/>
    <w:rsid w:val="00BD7C01"/>
    <w:rsid w:val="00BE527D"/>
    <w:rsid w:val="00BE5CBF"/>
    <w:rsid w:val="00C03D70"/>
    <w:rsid w:val="00C11888"/>
    <w:rsid w:val="00C24882"/>
    <w:rsid w:val="00C24C4B"/>
    <w:rsid w:val="00C27BF0"/>
    <w:rsid w:val="00C31B84"/>
    <w:rsid w:val="00C65D14"/>
    <w:rsid w:val="00C75AB9"/>
    <w:rsid w:val="00C768E0"/>
    <w:rsid w:val="00C962A3"/>
    <w:rsid w:val="00CA1161"/>
    <w:rsid w:val="00CB1445"/>
    <w:rsid w:val="00CB145C"/>
    <w:rsid w:val="00CB169A"/>
    <w:rsid w:val="00CE02F7"/>
    <w:rsid w:val="00CE1997"/>
    <w:rsid w:val="00CE62D9"/>
    <w:rsid w:val="00D02132"/>
    <w:rsid w:val="00D12FC0"/>
    <w:rsid w:val="00D27CA8"/>
    <w:rsid w:val="00D3599C"/>
    <w:rsid w:val="00D453C4"/>
    <w:rsid w:val="00D47132"/>
    <w:rsid w:val="00D512A3"/>
    <w:rsid w:val="00D513E3"/>
    <w:rsid w:val="00D55C3A"/>
    <w:rsid w:val="00D566AE"/>
    <w:rsid w:val="00D626C1"/>
    <w:rsid w:val="00D65841"/>
    <w:rsid w:val="00D8151F"/>
    <w:rsid w:val="00D91EB2"/>
    <w:rsid w:val="00D94329"/>
    <w:rsid w:val="00D967D8"/>
    <w:rsid w:val="00D9766C"/>
    <w:rsid w:val="00DB608E"/>
    <w:rsid w:val="00DB7EE4"/>
    <w:rsid w:val="00DD3296"/>
    <w:rsid w:val="00DF0B5F"/>
    <w:rsid w:val="00DF747B"/>
    <w:rsid w:val="00E05583"/>
    <w:rsid w:val="00E20012"/>
    <w:rsid w:val="00E24B18"/>
    <w:rsid w:val="00E27E56"/>
    <w:rsid w:val="00E31FCE"/>
    <w:rsid w:val="00E34E3D"/>
    <w:rsid w:val="00E4068C"/>
    <w:rsid w:val="00E5127F"/>
    <w:rsid w:val="00E55299"/>
    <w:rsid w:val="00E62436"/>
    <w:rsid w:val="00E70654"/>
    <w:rsid w:val="00E749D9"/>
    <w:rsid w:val="00E756F6"/>
    <w:rsid w:val="00E7682B"/>
    <w:rsid w:val="00E81E40"/>
    <w:rsid w:val="00E86969"/>
    <w:rsid w:val="00E917C3"/>
    <w:rsid w:val="00EB2307"/>
    <w:rsid w:val="00EE1AAD"/>
    <w:rsid w:val="00EE33FD"/>
    <w:rsid w:val="00EE3E9B"/>
    <w:rsid w:val="00EE4275"/>
    <w:rsid w:val="00EF418F"/>
    <w:rsid w:val="00EF5CA5"/>
    <w:rsid w:val="00F00817"/>
    <w:rsid w:val="00F022B8"/>
    <w:rsid w:val="00F04BB4"/>
    <w:rsid w:val="00F119D7"/>
    <w:rsid w:val="00F11A91"/>
    <w:rsid w:val="00F2191C"/>
    <w:rsid w:val="00F27621"/>
    <w:rsid w:val="00F36E44"/>
    <w:rsid w:val="00F45EF2"/>
    <w:rsid w:val="00F5158F"/>
    <w:rsid w:val="00F57D0C"/>
    <w:rsid w:val="00F827B7"/>
    <w:rsid w:val="00FA4496"/>
    <w:rsid w:val="00FB4451"/>
    <w:rsid w:val="00FB77AB"/>
    <w:rsid w:val="00FC50E9"/>
    <w:rsid w:val="00FC6162"/>
    <w:rsid w:val="00FD5482"/>
    <w:rsid w:val="00FD590C"/>
    <w:rsid w:val="00FE0C45"/>
    <w:rsid w:val="00FE3E7D"/>
    <w:rsid w:val="00FE51B1"/>
    <w:rsid w:val="00FF2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49EA"/>
  <w15:chartTrackingRefBased/>
  <w15:docId w15:val="{6B2BDA1A-C0C7-4B1F-BC52-83C7D41FF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0B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0B38"/>
    <w:rPr>
      <w:b/>
      <w:bCs/>
    </w:rPr>
  </w:style>
  <w:style w:type="character" w:styleId="Emphasis">
    <w:name w:val="Emphasis"/>
    <w:basedOn w:val="DefaultParagraphFont"/>
    <w:uiPriority w:val="20"/>
    <w:qFormat/>
    <w:rsid w:val="004C0B38"/>
    <w:rPr>
      <w:i/>
      <w:iCs/>
    </w:rPr>
  </w:style>
  <w:style w:type="character" w:customStyle="1" w:styleId="citation">
    <w:name w:val="citation"/>
    <w:basedOn w:val="DefaultParagraphFont"/>
    <w:rsid w:val="004C0B38"/>
  </w:style>
  <w:style w:type="character" w:styleId="Hyperlink">
    <w:name w:val="Hyperlink"/>
    <w:basedOn w:val="DefaultParagraphFont"/>
    <w:uiPriority w:val="99"/>
    <w:unhideWhenUsed/>
    <w:rsid w:val="004C0B38"/>
    <w:rPr>
      <w:color w:val="0000FF"/>
      <w:u w:val="single"/>
    </w:rPr>
  </w:style>
  <w:style w:type="paragraph" w:styleId="BalloonText">
    <w:name w:val="Balloon Text"/>
    <w:basedOn w:val="Normal"/>
    <w:link w:val="BalloonTextChar"/>
    <w:uiPriority w:val="99"/>
    <w:semiHidden/>
    <w:unhideWhenUsed/>
    <w:rsid w:val="004C0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0B38"/>
    <w:rPr>
      <w:rFonts w:ascii="Segoe UI" w:hAnsi="Segoe UI" w:cs="Segoe UI"/>
      <w:sz w:val="18"/>
      <w:szCs w:val="18"/>
    </w:rPr>
  </w:style>
  <w:style w:type="paragraph" w:styleId="Header">
    <w:name w:val="header"/>
    <w:basedOn w:val="Normal"/>
    <w:link w:val="HeaderChar"/>
    <w:uiPriority w:val="99"/>
    <w:unhideWhenUsed/>
    <w:rsid w:val="004C0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B38"/>
  </w:style>
  <w:style w:type="paragraph" w:styleId="Footer">
    <w:name w:val="footer"/>
    <w:basedOn w:val="Normal"/>
    <w:link w:val="FooterChar"/>
    <w:uiPriority w:val="99"/>
    <w:unhideWhenUsed/>
    <w:rsid w:val="004C0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B38"/>
  </w:style>
  <w:style w:type="character" w:styleId="CommentReference">
    <w:name w:val="annotation reference"/>
    <w:basedOn w:val="DefaultParagraphFont"/>
    <w:uiPriority w:val="99"/>
    <w:semiHidden/>
    <w:unhideWhenUsed/>
    <w:rsid w:val="00AE5056"/>
    <w:rPr>
      <w:sz w:val="16"/>
      <w:szCs w:val="16"/>
    </w:rPr>
  </w:style>
  <w:style w:type="paragraph" w:styleId="CommentText">
    <w:name w:val="annotation text"/>
    <w:basedOn w:val="Normal"/>
    <w:link w:val="CommentTextChar"/>
    <w:uiPriority w:val="99"/>
    <w:semiHidden/>
    <w:unhideWhenUsed/>
    <w:rsid w:val="00AE5056"/>
    <w:pPr>
      <w:spacing w:line="240" w:lineRule="auto"/>
    </w:pPr>
    <w:rPr>
      <w:sz w:val="20"/>
      <w:szCs w:val="20"/>
    </w:rPr>
  </w:style>
  <w:style w:type="character" w:customStyle="1" w:styleId="CommentTextChar">
    <w:name w:val="Comment Text Char"/>
    <w:basedOn w:val="DefaultParagraphFont"/>
    <w:link w:val="CommentText"/>
    <w:uiPriority w:val="99"/>
    <w:semiHidden/>
    <w:rsid w:val="00AE5056"/>
    <w:rPr>
      <w:sz w:val="20"/>
      <w:szCs w:val="20"/>
    </w:rPr>
  </w:style>
  <w:style w:type="paragraph" w:styleId="CommentSubject">
    <w:name w:val="annotation subject"/>
    <w:basedOn w:val="CommentText"/>
    <w:next w:val="CommentText"/>
    <w:link w:val="CommentSubjectChar"/>
    <w:uiPriority w:val="99"/>
    <w:semiHidden/>
    <w:unhideWhenUsed/>
    <w:rsid w:val="00AE5056"/>
    <w:rPr>
      <w:b/>
      <w:bCs/>
    </w:rPr>
  </w:style>
  <w:style w:type="character" w:customStyle="1" w:styleId="CommentSubjectChar">
    <w:name w:val="Comment Subject Char"/>
    <w:basedOn w:val="CommentTextChar"/>
    <w:link w:val="CommentSubject"/>
    <w:uiPriority w:val="99"/>
    <w:semiHidden/>
    <w:rsid w:val="00AE5056"/>
    <w:rPr>
      <w:b/>
      <w:bCs/>
      <w:sz w:val="20"/>
      <w:szCs w:val="20"/>
    </w:rPr>
  </w:style>
  <w:style w:type="paragraph" w:customStyle="1" w:styleId="Default">
    <w:name w:val="Default"/>
    <w:rsid w:val="00897BD8"/>
    <w:pPr>
      <w:autoSpaceDE w:val="0"/>
      <w:autoSpaceDN w:val="0"/>
      <w:adjustRightInd w:val="0"/>
      <w:spacing w:after="0" w:line="240" w:lineRule="auto"/>
    </w:pPr>
    <w:rPr>
      <w:rFonts w:ascii="Calibri" w:hAnsi="Calibri" w:cs="Calibri"/>
      <w:color w:val="000000"/>
      <w:sz w:val="24"/>
      <w:szCs w:val="24"/>
    </w:rPr>
  </w:style>
  <w:style w:type="character" w:styleId="LineNumber">
    <w:name w:val="line number"/>
    <w:basedOn w:val="DefaultParagraphFont"/>
    <w:uiPriority w:val="99"/>
    <w:semiHidden/>
    <w:unhideWhenUsed/>
    <w:rsid w:val="00C768E0"/>
  </w:style>
  <w:style w:type="character" w:customStyle="1" w:styleId="UnresolvedMention1">
    <w:name w:val="Unresolved Mention1"/>
    <w:basedOn w:val="DefaultParagraphFont"/>
    <w:uiPriority w:val="99"/>
    <w:semiHidden/>
    <w:unhideWhenUsed/>
    <w:rsid w:val="00E20012"/>
    <w:rPr>
      <w:color w:val="605E5C"/>
      <w:shd w:val="clear" w:color="auto" w:fill="E1DFDD"/>
    </w:rPr>
  </w:style>
  <w:style w:type="character" w:customStyle="1" w:styleId="pec">
    <w:name w:val="_pe_c"/>
    <w:basedOn w:val="DefaultParagraphFont"/>
    <w:rsid w:val="00E20012"/>
  </w:style>
  <w:style w:type="paragraph" w:styleId="z-TopofForm">
    <w:name w:val="HTML Top of Form"/>
    <w:basedOn w:val="Normal"/>
    <w:next w:val="Normal"/>
    <w:link w:val="z-TopofFormChar"/>
    <w:hidden/>
    <w:uiPriority w:val="99"/>
    <w:semiHidden/>
    <w:unhideWhenUsed/>
    <w:rsid w:val="00E2001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2001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2001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20012"/>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6085972">
      <w:bodyDiv w:val="1"/>
      <w:marLeft w:val="0"/>
      <w:marRight w:val="0"/>
      <w:marTop w:val="0"/>
      <w:marBottom w:val="0"/>
      <w:divBdr>
        <w:top w:val="none" w:sz="0" w:space="0" w:color="auto"/>
        <w:left w:val="none" w:sz="0" w:space="0" w:color="auto"/>
        <w:bottom w:val="none" w:sz="0" w:space="0" w:color="auto"/>
        <w:right w:val="none" w:sz="0" w:space="0" w:color="auto"/>
      </w:divBdr>
    </w:div>
    <w:div w:id="1137990781">
      <w:bodyDiv w:val="1"/>
      <w:marLeft w:val="0"/>
      <w:marRight w:val="0"/>
      <w:marTop w:val="0"/>
      <w:marBottom w:val="0"/>
      <w:divBdr>
        <w:top w:val="none" w:sz="0" w:space="0" w:color="auto"/>
        <w:left w:val="none" w:sz="0" w:space="0" w:color="auto"/>
        <w:bottom w:val="none" w:sz="0" w:space="0" w:color="auto"/>
        <w:right w:val="none" w:sz="0" w:space="0" w:color="auto"/>
      </w:divBdr>
      <w:divsChild>
        <w:div w:id="1498812677">
          <w:marLeft w:val="0"/>
          <w:marRight w:val="0"/>
          <w:marTop w:val="0"/>
          <w:marBottom w:val="0"/>
          <w:divBdr>
            <w:top w:val="none" w:sz="0" w:space="0" w:color="auto"/>
            <w:left w:val="none" w:sz="0" w:space="0" w:color="auto"/>
            <w:bottom w:val="none" w:sz="0" w:space="0" w:color="auto"/>
            <w:right w:val="none" w:sz="0" w:space="0" w:color="auto"/>
          </w:divBdr>
          <w:divsChild>
            <w:div w:id="827597121">
              <w:marLeft w:val="0"/>
              <w:marRight w:val="0"/>
              <w:marTop w:val="0"/>
              <w:marBottom w:val="0"/>
              <w:divBdr>
                <w:top w:val="none" w:sz="0" w:space="0" w:color="auto"/>
                <w:left w:val="none" w:sz="0" w:space="0" w:color="auto"/>
                <w:bottom w:val="none" w:sz="0" w:space="0" w:color="auto"/>
                <w:right w:val="none" w:sz="0" w:space="0" w:color="auto"/>
              </w:divBdr>
            </w:div>
          </w:divsChild>
        </w:div>
        <w:div w:id="148206555">
          <w:marLeft w:val="0"/>
          <w:marRight w:val="0"/>
          <w:marTop w:val="0"/>
          <w:marBottom w:val="0"/>
          <w:divBdr>
            <w:top w:val="none" w:sz="0" w:space="0" w:color="auto"/>
            <w:left w:val="none" w:sz="0" w:space="0" w:color="auto"/>
            <w:bottom w:val="none" w:sz="0" w:space="0" w:color="auto"/>
            <w:right w:val="none" w:sz="0" w:space="0" w:color="auto"/>
          </w:divBdr>
        </w:div>
      </w:divsChild>
    </w:div>
    <w:div w:id="1169294238">
      <w:bodyDiv w:val="1"/>
      <w:marLeft w:val="0"/>
      <w:marRight w:val="0"/>
      <w:marTop w:val="0"/>
      <w:marBottom w:val="0"/>
      <w:divBdr>
        <w:top w:val="none" w:sz="0" w:space="0" w:color="auto"/>
        <w:left w:val="none" w:sz="0" w:space="0" w:color="auto"/>
        <w:bottom w:val="none" w:sz="0" w:space="0" w:color="auto"/>
        <w:right w:val="none" w:sz="0" w:space="0" w:color="auto"/>
      </w:divBdr>
    </w:div>
    <w:div w:id="1574319066">
      <w:bodyDiv w:val="1"/>
      <w:marLeft w:val="0"/>
      <w:marRight w:val="0"/>
      <w:marTop w:val="0"/>
      <w:marBottom w:val="0"/>
      <w:divBdr>
        <w:top w:val="none" w:sz="0" w:space="0" w:color="auto"/>
        <w:left w:val="none" w:sz="0" w:space="0" w:color="auto"/>
        <w:bottom w:val="none" w:sz="0" w:space="0" w:color="auto"/>
        <w:right w:val="none" w:sz="0" w:space="0" w:color="auto"/>
      </w:divBdr>
      <w:divsChild>
        <w:div w:id="243540010">
          <w:marLeft w:val="0"/>
          <w:marRight w:val="0"/>
          <w:marTop w:val="0"/>
          <w:marBottom w:val="0"/>
          <w:divBdr>
            <w:top w:val="single" w:sz="6" w:space="0" w:color="BEBEBE"/>
            <w:left w:val="single" w:sz="6" w:space="0" w:color="BEBEBE"/>
            <w:bottom w:val="single" w:sz="6" w:space="0" w:color="BEBEBE"/>
            <w:right w:val="single" w:sz="6" w:space="0" w:color="BEBEBE"/>
          </w:divBdr>
          <w:divsChild>
            <w:div w:id="840857232">
              <w:marLeft w:val="0"/>
              <w:marRight w:val="0"/>
              <w:marTop w:val="0"/>
              <w:marBottom w:val="300"/>
              <w:divBdr>
                <w:top w:val="none" w:sz="0" w:space="0" w:color="auto"/>
                <w:left w:val="none" w:sz="0" w:space="0" w:color="auto"/>
                <w:bottom w:val="none" w:sz="0" w:space="0" w:color="auto"/>
                <w:right w:val="none" w:sz="0" w:space="0" w:color="auto"/>
              </w:divBdr>
              <w:divsChild>
                <w:div w:id="1445466632">
                  <w:marLeft w:val="0"/>
                  <w:marRight w:val="0"/>
                  <w:marTop w:val="0"/>
                  <w:marBottom w:val="0"/>
                  <w:divBdr>
                    <w:top w:val="none" w:sz="0" w:space="0" w:color="auto"/>
                    <w:left w:val="none" w:sz="0" w:space="0" w:color="auto"/>
                    <w:bottom w:val="none" w:sz="0" w:space="0" w:color="auto"/>
                    <w:right w:val="none" w:sz="0" w:space="0" w:color="auto"/>
                  </w:divBdr>
                  <w:divsChild>
                    <w:div w:id="28386612">
                      <w:marLeft w:val="0"/>
                      <w:marRight w:val="0"/>
                      <w:marTop w:val="0"/>
                      <w:marBottom w:val="0"/>
                      <w:divBdr>
                        <w:top w:val="none" w:sz="0" w:space="0" w:color="auto"/>
                        <w:left w:val="none" w:sz="0" w:space="0" w:color="auto"/>
                        <w:bottom w:val="none" w:sz="0" w:space="0" w:color="auto"/>
                        <w:right w:val="none" w:sz="0" w:space="0" w:color="auto"/>
                      </w:divBdr>
                      <w:divsChild>
                        <w:div w:id="707921353">
                          <w:marLeft w:val="0"/>
                          <w:marRight w:val="0"/>
                          <w:marTop w:val="0"/>
                          <w:marBottom w:val="0"/>
                          <w:divBdr>
                            <w:top w:val="none" w:sz="0" w:space="0" w:color="auto"/>
                            <w:left w:val="none" w:sz="0" w:space="0" w:color="auto"/>
                            <w:bottom w:val="none" w:sz="0" w:space="0" w:color="auto"/>
                            <w:right w:val="none" w:sz="0" w:space="0" w:color="auto"/>
                          </w:divBdr>
                          <w:divsChild>
                            <w:div w:id="2892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886768">
                  <w:marLeft w:val="0"/>
                  <w:marRight w:val="0"/>
                  <w:marTop w:val="0"/>
                  <w:marBottom w:val="0"/>
                  <w:divBdr>
                    <w:top w:val="none" w:sz="0" w:space="0" w:color="auto"/>
                    <w:left w:val="none" w:sz="0" w:space="0" w:color="auto"/>
                    <w:bottom w:val="none" w:sz="0" w:space="0" w:color="auto"/>
                    <w:right w:val="none" w:sz="0" w:space="0" w:color="auto"/>
                  </w:divBdr>
                  <w:divsChild>
                    <w:div w:id="1824078940">
                      <w:marLeft w:val="0"/>
                      <w:marRight w:val="0"/>
                      <w:marTop w:val="0"/>
                      <w:marBottom w:val="0"/>
                      <w:divBdr>
                        <w:top w:val="none" w:sz="0" w:space="0" w:color="auto"/>
                        <w:left w:val="none" w:sz="0" w:space="0" w:color="auto"/>
                        <w:bottom w:val="none" w:sz="0" w:space="0" w:color="auto"/>
                        <w:right w:val="none" w:sz="0" w:space="0" w:color="auto"/>
                      </w:divBdr>
                      <w:divsChild>
                        <w:div w:id="1313559521">
                          <w:marLeft w:val="150"/>
                          <w:marRight w:val="0"/>
                          <w:marTop w:val="150"/>
                          <w:marBottom w:val="0"/>
                          <w:divBdr>
                            <w:top w:val="none" w:sz="0" w:space="0" w:color="auto"/>
                            <w:left w:val="none" w:sz="0" w:space="0" w:color="auto"/>
                            <w:bottom w:val="none" w:sz="0" w:space="0" w:color="auto"/>
                            <w:right w:val="none" w:sz="0" w:space="0" w:color="auto"/>
                          </w:divBdr>
                        </w:div>
                      </w:divsChild>
                    </w:div>
                    <w:div w:id="751703991">
                      <w:marLeft w:val="0"/>
                      <w:marRight w:val="0"/>
                      <w:marTop w:val="0"/>
                      <w:marBottom w:val="0"/>
                      <w:divBdr>
                        <w:top w:val="none" w:sz="0" w:space="0" w:color="auto"/>
                        <w:left w:val="none" w:sz="0" w:space="0" w:color="auto"/>
                        <w:bottom w:val="none" w:sz="0" w:space="0" w:color="auto"/>
                        <w:right w:val="none" w:sz="0" w:space="0" w:color="auto"/>
                      </w:divBdr>
                      <w:divsChild>
                        <w:div w:id="1608807013">
                          <w:marLeft w:val="0"/>
                          <w:marRight w:val="150"/>
                          <w:marTop w:val="150"/>
                          <w:marBottom w:val="0"/>
                          <w:divBdr>
                            <w:top w:val="none" w:sz="0" w:space="0" w:color="auto"/>
                            <w:left w:val="none" w:sz="0" w:space="0" w:color="auto"/>
                            <w:bottom w:val="none" w:sz="0" w:space="0" w:color="auto"/>
                            <w:right w:val="none" w:sz="0" w:space="0" w:color="auto"/>
                          </w:divBdr>
                          <w:divsChild>
                            <w:div w:id="1107965117">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642616145">
                      <w:marLeft w:val="0"/>
                      <w:marRight w:val="0"/>
                      <w:marTop w:val="0"/>
                      <w:marBottom w:val="0"/>
                      <w:divBdr>
                        <w:top w:val="none" w:sz="0" w:space="0" w:color="auto"/>
                        <w:left w:val="none" w:sz="0" w:space="0" w:color="auto"/>
                        <w:bottom w:val="none" w:sz="0" w:space="0" w:color="auto"/>
                        <w:right w:val="none" w:sz="0" w:space="0" w:color="auto"/>
                      </w:divBdr>
                      <w:divsChild>
                        <w:div w:id="982466443">
                          <w:marLeft w:val="75"/>
                          <w:marRight w:val="0"/>
                          <w:marTop w:val="0"/>
                          <w:marBottom w:val="75"/>
                          <w:divBdr>
                            <w:top w:val="none" w:sz="0" w:space="0" w:color="auto"/>
                            <w:left w:val="none" w:sz="0" w:space="0" w:color="auto"/>
                            <w:bottom w:val="none" w:sz="0" w:space="0" w:color="auto"/>
                            <w:right w:val="none" w:sz="0" w:space="0" w:color="auto"/>
                          </w:divBdr>
                          <w:divsChild>
                            <w:div w:id="1460801356">
                              <w:marLeft w:val="0"/>
                              <w:marRight w:val="0"/>
                              <w:marTop w:val="0"/>
                              <w:marBottom w:val="0"/>
                              <w:divBdr>
                                <w:top w:val="none" w:sz="0" w:space="0" w:color="auto"/>
                                <w:left w:val="single" w:sz="12" w:space="4" w:color="777777"/>
                                <w:bottom w:val="single" w:sz="12" w:space="1" w:color="777777"/>
                                <w:right w:val="single" w:sz="12" w:space="4" w:color="777777"/>
                              </w:divBdr>
                            </w:div>
                            <w:div w:id="1628004413">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1930117857">
                      <w:marLeft w:val="0"/>
                      <w:marRight w:val="0"/>
                      <w:marTop w:val="0"/>
                      <w:marBottom w:val="0"/>
                      <w:divBdr>
                        <w:top w:val="none" w:sz="0" w:space="0" w:color="auto"/>
                        <w:left w:val="none" w:sz="0" w:space="0" w:color="auto"/>
                        <w:bottom w:val="none" w:sz="0" w:space="0" w:color="auto"/>
                        <w:right w:val="none" w:sz="0" w:space="0" w:color="auto"/>
                      </w:divBdr>
                      <w:divsChild>
                        <w:div w:id="727849444">
                          <w:marLeft w:val="0"/>
                          <w:marRight w:val="150"/>
                          <w:marTop w:val="0"/>
                          <w:marBottom w:val="150"/>
                          <w:divBdr>
                            <w:top w:val="none" w:sz="0" w:space="0" w:color="auto"/>
                            <w:left w:val="none" w:sz="0" w:space="0" w:color="auto"/>
                            <w:bottom w:val="none" w:sz="0" w:space="0" w:color="auto"/>
                            <w:right w:val="none" w:sz="0" w:space="0" w:color="auto"/>
                          </w:divBdr>
                        </w:div>
                        <w:div w:id="10316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197847">
          <w:marLeft w:val="0"/>
          <w:marRight w:val="0"/>
          <w:marTop w:val="0"/>
          <w:marBottom w:val="0"/>
          <w:divBdr>
            <w:top w:val="single" w:sz="6" w:space="0" w:color="BEBEBE"/>
            <w:left w:val="single" w:sz="6" w:space="0" w:color="BEBEBE"/>
            <w:bottom w:val="single" w:sz="6" w:space="0" w:color="BEBEBE"/>
            <w:right w:val="single" w:sz="6" w:space="0" w:color="BEBEBE"/>
          </w:divBdr>
          <w:divsChild>
            <w:div w:id="255748122">
              <w:marLeft w:val="0"/>
              <w:marRight w:val="0"/>
              <w:marTop w:val="0"/>
              <w:marBottom w:val="300"/>
              <w:divBdr>
                <w:top w:val="none" w:sz="0" w:space="0" w:color="auto"/>
                <w:left w:val="none" w:sz="0" w:space="0" w:color="auto"/>
                <w:bottom w:val="none" w:sz="0" w:space="0" w:color="auto"/>
                <w:right w:val="none" w:sz="0" w:space="0" w:color="auto"/>
              </w:divBdr>
              <w:divsChild>
                <w:div w:id="714550657">
                  <w:marLeft w:val="0"/>
                  <w:marRight w:val="0"/>
                  <w:marTop w:val="0"/>
                  <w:marBottom w:val="0"/>
                  <w:divBdr>
                    <w:top w:val="none" w:sz="0" w:space="0" w:color="auto"/>
                    <w:left w:val="none" w:sz="0" w:space="0" w:color="auto"/>
                    <w:bottom w:val="none" w:sz="0" w:space="0" w:color="auto"/>
                    <w:right w:val="none" w:sz="0" w:space="0" w:color="auto"/>
                  </w:divBdr>
                  <w:divsChild>
                    <w:div w:id="186599937">
                      <w:marLeft w:val="0"/>
                      <w:marRight w:val="0"/>
                      <w:marTop w:val="0"/>
                      <w:marBottom w:val="0"/>
                      <w:divBdr>
                        <w:top w:val="none" w:sz="0" w:space="0" w:color="auto"/>
                        <w:left w:val="none" w:sz="0" w:space="0" w:color="auto"/>
                        <w:bottom w:val="none" w:sz="0" w:space="0" w:color="auto"/>
                        <w:right w:val="none" w:sz="0" w:space="0" w:color="auto"/>
                      </w:divBdr>
                      <w:divsChild>
                        <w:div w:id="1770929056">
                          <w:marLeft w:val="0"/>
                          <w:marRight w:val="0"/>
                          <w:marTop w:val="0"/>
                          <w:marBottom w:val="0"/>
                          <w:divBdr>
                            <w:top w:val="none" w:sz="0" w:space="0" w:color="auto"/>
                            <w:left w:val="none" w:sz="0" w:space="0" w:color="auto"/>
                            <w:bottom w:val="none" w:sz="0" w:space="0" w:color="auto"/>
                            <w:right w:val="none" w:sz="0" w:space="0" w:color="auto"/>
                          </w:divBdr>
                          <w:divsChild>
                            <w:div w:id="625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89967">
                  <w:marLeft w:val="0"/>
                  <w:marRight w:val="0"/>
                  <w:marTop w:val="0"/>
                  <w:marBottom w:val="0"/>
                  <w:divBdr>
                    <w:top w:val="none" w:sz="0" w:space="0" w:color="auto"/>
                    <w:left w:val="none" w:sz="0" w:space="0" w:color="auto"/>
                    <w:bottom w:val="none" w:sz="0" w:space="0" w:color="auto"/>
                    <w:right w:val="none" w:sz="0" w:space="0" w:color="auto"/>
                  </w:divBdr>
                  <w:divsChild>
                    <w:div w:id="366491884">
                      <w:marLeft w:val="0"/>
                      <w:marRight w:val="0"/>
                      <w:marTop w:val="0"/>
                      <w:marBottom w:val="0"/>
                      <w:divBdr>
                        <w:top w:val="none" w:sz="0" w:space="0" w:color="auto"/>
                        <w:left w:val="none" w:sz="0" w:space="0" w:color="auto"/>
                        <w:bottom w:val="none" w:sz="0" w:space="0" w:color="auto"/>
                        <w:right w:val="none" w:sz="0" w:space="0" w:color="auto"/>
                      </w:divBdr>
                      <w:divsChild>
                        <w:div w:id="864830976">
                          <w:marLeft w:val="150"/>
                          <w:marRight w:val="0"/>
                          <w:marTop w:val="150"/>
                          <w:marBottom w:val="0"/>
                          <w:divBdr>
                            <w:top w:val="none" w:sz="0" w:space="0" w:color="auto"/>
                            <w:left w:val="none" w:sz="0" w:space="0" w:color="auto"/>
                            <w:bottom w:val="none" w:sz="0" w:space="0" w:color="auto"/>
                            <w:right w:val="none" w:sz="0" w:space="0" w:color="auto"/>
                          </w:divBdr>
                        </w:div>
                      </w:divsChild>
                    </w:div>
                    <w:div w:id="1115518823">
                      <w:marLeft w:val="0"/>
                      <w:marRight w:val="0"/>
                      <w:marTop w:val="0"/>
                      <w:marBottom w:val="0"/>
                      <w:divBdr>
                        <w:top w:val="none" w:sz="0" w:space="0" w:color="auto"/>
                        <w:left w:val="none" w:sz="0" w:space="0" w:color="auto"/>
                        <w:bottom w:val="none" w:sz="0" w:space="0" w:color="auto"/>
                        <w:right w:val="none" w:sz="0" w:space="0" w:color="auto"/>
                      </w:divBdr>
                      <w:divsChild>
                        <w:div w:id="2047871178">
                          <w:marLeft w:val="0"/>
                          <w:marRight w:val="150"/>
                          <w:marTop w:val="150"/>
                          <w:marBottom w:val="0"/>
                          <w:divBdr>
                            <w:top w:val="none" w:sz="0" w:space="0" w:color="auto"/>
                            <w:left w:val="none" w:sz="0" w:space="0" w:color="auto"/>
                            <w:bottom w:val="none" w:sz="0" w:space="0" w:color="auto"/>
                            <w:right w:val="none" w:sz="0" w:space="0" w:color="auto"/>
                          </w:divBdr>
                          <w:divsChild>
                            <w:div w:id="1185051225">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423070774">
                      <w:marLeft w:val="0"/>
                      <w:marRight w:val="0"/>
                      <w:marTop w:val="0"/>
                      <w:marBottom w:val="0"/>
                      <w:divBdr>
                        <w:top w:val="none" w:sz="0" w:space="0" w:color="auto"/>
                        <w:left w:val="none" w:sz="0" w:space="0" w:color="auto"/>
                        <w:bottom w:val="none" w:sz="0" w:space="0" w:color="auto"/>
                        <w:right w:val="none" w:sz="0" w:space="0" w:color="auto"/>
                      </w:divBdr>
                      <w:divsChild>
                        <w:div w:id="807018680">
                          <w:marLeft w:val="75"/>
                          <w:marRight w:val="0"/>
                          <w:marTop w:val="0"/>
                          <w:marBottom w:val="75"/>
                          <w:divBdr>
                            <w:top w:val="none" w:sz="0" w:space="0" w:color="auto"/>
                            <w:left w:val="none" w:sz="0" w:space="0" w:color="auto"/>
                            <w:bottom w:val="none" w:sz="0" w:space="0" w:color="auto"/>
                            <w:right w:val="none" w:sz="0" w:space="0" w:color="auto"/>
                          </w:divBdr>
                          <w:divsChild>
                            <w:div w:id="1696808743">
                              <w:marLeft w:val="0"/>
                              <w:marRight w:val="0"/>
                              <w:marTop w:val="0"/>
                              <w:marBottom w:val="0"/>
                              <w:divBdr>
                                <w:top w:val="none" w:sz="0" w:space="0" w:color="auto"/>
                                <w:left w:val="single" w:sz="12" w:space="4" w:color="777777"/>
                                <w:bottom w:val="single" w:sz="12" w:space="1" w:color="777777"/>
                                <w:right w:val="single" w:sz="12" w:space="4" w:color="777777"/>
                              </w:divBdr>
                            </w:div>
                            <w:div w:id="1679574095">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722483924">
                      <w:marLeft w:val="0"/>
                      <w:marRight w:val="0"/>
                      <w:marTop w:val="0"/>
                      <w:marBottom w:val="0"/>
                      <w:divBdr>
                        <w:top w:val="none" w:sz="0" w:space="0" w:color="auto"/>
                        <w:left w:val="none" w:sz="0" w:space="0" w:color="auto"/>
                        <w:bottom w:val="none" w:sz="0" w:space="0" w:color="auto"/>
                        <w:right w:val="none" w:sz="0" w:space="0" w:color="auto"/>
                      </w:divBdr>
                      <w:divsChild>
                        <w:div w:id="1870604017">
                          <w:marLeft w:val="0"/>
                          <w:marRight w:val="150"/>
                          <w:marTop w:val="0"/>
                          <w:marBottom w:val="150"/>
                          <w:divBdr>
                            <w:top w:val="none" w:sz="0" w:space="0" w:color="auto"/>
                            <w:left w:val="none" w:sz="0" w:space="0" w:color="auto"/>
                            <w:bottom w:val="none" w:sz="0" w:space="0" w:color="auto"/>
                            <w:right w:val="none" w:sz="0" w:space="0" w:color="auto"/>
                          </w:divBdr>
                        </w:div>
                        <w:div w:id="18353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75106">
          <w:marLeft w:val="0"/>
          <w:marRight w:val="0"/>
          <w:marTop w:val="0"/>
          <w:marBottom w:val="0"/>
          <w:divBdr>
            <w:top w:val="none" w:sz="0" w:space="0" w:color="auto"/>
            <w:left w:val="none" w:sz="0" w:space="0" w:color="auto"/>
            <w:bottom w:val="none" w:sz="0" w:space="0" w:color="auto"/>
            <w:right w:val="none" w:sz="0" w:space="0" w:color="auto"/>
          </w:divBdr>
          <w:divsChild>
            <w:div w:id="1421683128">
              <w:marLeft w:val="0"/>
              <w:marRight w:val="0"/>
              <w:marTop w:val="0"/>
              <w:marBottom w:val="0"/>
              <w:divBdr>
                <w:top w:val="none" w:sz="0" w:space="0" w:color="auto"/>
                <w:left w:val="none" w:sz="0" w:space="0" w:color="auto"/>
                <w:bottom w:val="none" w:sz="0" w:space="0" w:color="auto"/>
                <w:right w:val="none" w:sz="0" w:space="0" w:color="auto"/>
              </w:divBdr>
            </w:div>
            <w:div w:id="213351985">
              <w:marLeft w:val="0"/>
              <w:marRight w:val="0"/>
              <w:marTop w:val="0"/>
              <w:marBottom w:val="0"/>
              <w:divBdr>
                <w:top w:val="none" w:sz="0" w:space="0" w:color="auto"/>
                <w:left w:val="none" w:sz="0" w:space="0" w:color="auto"/>
                <w:bottom w:val="none" w:sz="0" w:space="0" w:color="auto"/>
                <w:right w:val="none" w:sz="0" w:space="0" w:color="auto"/>
              </w:divBdr>
            </w:div>
            <w:div w:id="1074743879">
              <w:marLeft w:val="0"/>
              <w:marRight w:val="0"/>
              <w:marTop w:val="0"/>
              <w:marBottom w:val="0"/>
              <w:divBdr>
                <w:top w:val="none" w:sz="0" w:space="0" w:color="auto"/>
                <w:left w:val="none" w:sz="0" w:space="0" w:color="auto"/>
                <w:bottom w:val="none" w:sz="0" w:space="0" w:color="auto"/>
                <w:right w:val="none" w:sz="0" w:space="0" w:color="auto"/>
              </w:divBdr>
            </w:div>
            <w:div w:id="552498987">
              <w:marLeft w:val="0"/>
              <w:marRight w:val="0"/>
              <w:marTop w:val="0"/>
              <w:marBottom w:val="0"/>
              <w:divBdr>
                <w:top w:val="none" w:sz="0" w:space="0" w:color="auto"/>
                <w:left w:val="none" w:sz="0" w:space="0" w:color="auto"/>
                <w:bottom w:val="none" w:sz="0" w:space="0" w:color="auto"/>
                <w:right w:val="none" w:sz="0" w:space="0" w:color="auto"/>
              </w:divBdr>
            </w:div>
            <w:div w:id="1184132358">
              <w:marLeft w:val="0"/>
              <w:marRight w:val="0"/>
              <w:marTop w:val="0"/>
              <w:marBottom w:val="0"/>
              <w:divBdr>
                <w:top w:val="none" w:sz="0" w:space="0" w:color="auto"/>
                <w:left w:val="none" w:sz="0" w:space="0" w:color="auto"/>
                <w:bottom w:val="none" w:sz="0" w:space="0" w:color="auto"/>
                <w:right w:val="none" w:sz="0" w:space="0" w:color="auto"/>
              </w:divBdr>
            </w:div>
            <w:div w:id="650981699">
              <w:marLeft w:val="0"/>
              <w:marRight w:val="0"/>
              <w:marTop w:val="0"/>
              <w:marBottom w:val="0"/>
              <w:divBdr>
                <w:top w:val="none" w:sz="0" w:space="0" w:color="auto"/>
                <w:left w:val="none" w:sz="0" w:space="0" w:color="auto"/>
                <w:bottom w:val="none" w:sz="0" w:space="0" w:color="auto"/>
                <w:right w:val="none" w:sz="0" w:space="0" w:color="auto"/>
              </w:divBdr>
            </w:div>
            <w:div w:id="2097630703">
              <w:marLeft w:val="0"/>
              <w:marRight w:val="0"/>
              <w:marTop w:val="0"/>
              <w:marBottom w:val="0"/>
              <w:divBdr>
                <w:top w:val="none" w:sz="0" w:space="0" w:color="auto"/>
                <w:left w:val="none" w:sz="0" w:space="0" w:color="auto"/>
                <w:bottom w:val="none" w:sz="0" w:space="0" w:color="auto"/>
                <w:right w:val="none" w:sz="0" w:space="0" w:color="auto"/>
              </w:divBdr>
            </w:div>
            <w:div w:id="1752120070">
              <w:marLeft w:val="0"/>
              <w:marRight w:val="0"/>
              <w:marTop w:val="0"/>
              <w:marBottom w:val="0"/>
              <w:divBdr>
                <w:top w:val="none" w:sz="0" w:space="0" w:color="auto"/>
                <w:left w:val="none" w:sz="0" w:space="0" w:color="auto"/>
                <w:bottom w:val="none" w:sz="0" w:space="0" w:color="auto"/>
                <w:right w:val="none" w:sz="0" w:space="0" w:color="auto"/>
              </w:divBdr>
            </w:div>
            <w:div w:id="16045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33973">
      <w:bodyDiv w:val="1"/>
      <w:marLeft w:val="0"/>
      <w:marRight w:val="0"/>
      <w:marTop w:val="0"/>
      <w:marBottom w:val="0"/>
      <w:divBdr>
        <w:top w:val="none" w:sz="0" w:space="0" w:color="auto"/>
        <w:left w:val="none" w:sz="0" w:space="0" w:color="auto"/>
        <w:bottom w:val="none" w:sz="0" w:space="0" w:color="auto"/>
        <w:right w:val="none" w:sz="0" w:space="0" w:color="auto"/>
      </w:divBdr>
    </w:div>
    <w:div w:id="1762793269">
      <w:bodyDiv w:val="1"/>
      <w:marLeft w:val="0"/>
      <w:marRight w:val="0"/>
      <w:marTop w:val="0"/>
      <w:marBottom w:val="0"/>
      <w:divBdr>
        <w:top w:val="none" w:sz="0" w:space="0" w:color="auto"/>
        <w:left w:val="none" w:sz="0" w:space="0" w:color="auto"/>
        <w:bottom w:val="none" w:sz="0" w:space="0" w:color="auto"/>
        <w:right w:val="none" w:sz="0" w:space="0" w:color="auto"/>
      </w:divBdr>
    </w:div>
    <w:div w:id="1829318507">
      <w:bodyDiv w:val="1"/>
      <w:marLeft w:val="0"/>
      <w:marRight w:val="0"/>
      <w:marTop w:val="0"/>
      <w:marBottom w:val="0"/>
      <w:divBdr>
        <w:top w:val="none" w:sz="0" w:space="0" w:color="auto"/>
        <w:left w:val="none" w:sz="0" w:space="0" w:color="auto"/>
        <w:bottom w:val="none" w:sz="0" w:space="0" w:color="auto"/>
        <w:right w:val="none" w:sz="0" w:space="0" w:color="auto"/>
      </w:divBdr>
    </w:div>
    <w:div w:id="1989429933">
      <w:bodyDiv w:val="1"/>
      <w:marLeft w:val="0"/>
      <w:marRight w:val="0"/>
      <w:marTop w:val="0"/>
      <w:marBottom w:val="0"/>
      <w:divBdr>
        <w:top w:val="none" w:sz="0" w:space="0" w:color="auto"/>
        <w:left w:val="none" w:sz="0" w:space="0" w:color="auto"/>
        <w:bottom w:val="none" w:sz="0" w:space="0" w:color="auto"/>
        <w:right w:val="none" w:sz="0" w:space="0" w:color="auto"/>
      </w:divBdr>
      <w:divsChild>
        <w:div w:id="1419248557">
          <w:marLeft w:val="0"/>
          <w:marRight w:val="0"/>
          <w:marTop w:val="0"/>
          <w:marBottom w:val="0"/>
          <w:divBdr>
            <w:top w:val="none" w:sz="0" w:space="0" w:color="auto"/>
            <w:left w:val="none" w:sz="0" w:space="0" w:color="auto"/>
            <w:bottom w:val="none" w:sz="0" w:space="0" w:color="auto"/>
            <w:right w:val="none" w:sz="0" w:space="0" w:color="auto"/>
          </w:divBdr>
          <w:divsChild>
            <w:div w:id="1420983540">
              <w:marLeft w:val="0"/>
              <w:marRight w:val="0"/>
              <w:marTop w:val="0"/>
              <w:marBottom w:val="0"/>
              <w:divBdr>
                <w:top w:val="none" w:sz="0" w:space="0" w:color="auto"/>
                <w:left w:val="none" w:sz="0" w:space="0" w:color="auto"/>
                <w:bottom w:val="none" w:sz="0" w:space="0" w:color="auto"/>
                <w:right w:val="none" w:sz="0" w:space="0" w:color="auto"/>
              </w:divBdr>
            </w:div>
          </w:divsChild>
        </w:div>
        <w:div w:id="132795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2.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mailto:xmartini@ufl.edu" TargetMode="External"/><Relationship Id="rId17" Type="http://schemas.openxmlformats.org/officeDocument/2006/relationships/image" Target="media/image1.tiff"/><Relationship Id="rId2" Type="http://schemas.openxmlformats.org/officeDocument/2006/relationships/customXml" Target="../customXml/item2.xml"/><Relationship Id="rId16" Type="http://schemas.microsoft.com/office/2018/08/relationships/commentsExtensible" Target="commentsExtensible.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griesheimer@ufl.edu" TargetMode="External"/><Relationship Id="rId5" Type="http://schemas.openxmlformats.org/officeDocument/2006/relationships/styles" Target="styles.xml"/><Relationship Id="rId15" Type="http://schemas.microsoft.com/office/2016/09/relationships/commentsIds" Target="commentsIds.xml"/><Relationship Id="rId10" Type="http://schemas.openxmlformats.org/officeDocument/2006/relationships/hyperlink" Target="mailto:afife@ufl.edu" TargetMode="Externa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0E11230C08DC49833B3F1477B86E12" ma:contentTypeVersion="13" ma:contentTypeDescription="Create a new document." ma:contentTypeScope="" ma:versionID="cb53d2c6653065b890b670dc29c6781e">
  <xsd:schema xmlns:xsd="http://www.w3.org/2001/XMLSchema" xmlns:xs="http://www.w3.org/2001/XMLSchema" xmlns:p="http://schemas.microsoft.com/office/2006/metadata/properties" xmlns:ns3="dd0bfe55-5c12-4789-98d0-82523c6ebf2f" xmlns:ns4="44d8a1d7-dcd5-4999-ba4e-d25980efe38f" targetNamespace="http://schemas.microsoft.com/office/2006/metadata/properties" ma:root="true" ma:fieldsID="4122b5d1f38cc72ffe6e83d1f4950dbc" ns3:_="" ns4:_="">
    <xsd:import namespace="dd0bfe55-5c12-4789-98d0-82523c6ebf2f"/>
    <xsd:import namespace="44d8a1d7-dcd5-4999-ba4e-d25980efe38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0bfe55-5c12-4789-98d0-82523c6ebf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d8a1d7-dcd5-4999-ba4e-d25980efe38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57527-6ECC-4136-8BC7-2EAB10963E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0bfe55-5c12-4789-98d0-82523c6ebf2f"/>
    <ds:schemaRef ds:uri="44d8a1d7-dcd5-4999-ba4e-d25980efe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04984F-94AB-4959-8B85-753D001ADAD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0C97D92-C476-4877-AF4C-A5B1A75E3EA2}">
  <ds:schemaRefs>
    <ds:schemaRef ds:uri="http://schemas.microsoft.com/sharepoint/v3/contenttype/forms"/>
  </ds:schemaRefs>
</ds:datastoreItem>
</file>

<file path=customXml/itemProps4.xml><?xml version="1.0" encoding="utf-8"?>
<ds:datastoreItem xmlns:ds="http://schemas.openxmlformats.org/officeDocument/2006/customXml" ds:itemID="{8ED0E3A5-4F55-4C80-9E03-623F6A22C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10272</TotalTime>
  <Pages>10</Pages>
  <Words>1888</Words>
  <Characters>10766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Fife</dc:creator>
  <cp:keywords/>
  <dc:description/>
  <cp:lastModifiedBy>Fife,Austin N</cp:lastModifiedBy>
  <cp:revision>195</cp:revision>
  <dcterms:created xsi:type="dcterms:W3CDTF">2020-05-14T15:46:00Z</dcterms:created>
  <dcterms:modified xsi:type="dcterms:W3CDTF">2020-06-03T20:38:00Z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0x0101005C0E11230C08DC49833B3F1477B86E12</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http://www.zotero.org/styles/ecological-entomology</vt:lpwstr>
  </property>
  <property fmtid="{D5CDD505-2E9C-101B-9397-08002B2CF9AE}" pid="14" name="Mendeley Recent Style Name 5_1">
    <vt:lpwstr>Ecological Entomology</vt:lpwstr>
  </property>
  <property fmtid="{D5CDD505-2E9C-101B-9397-08002B2CF9AE}" pid="15" name="Mendeley Recent Style Id 6_1">
    <vt:lpwstr>http://www.zotero.org/styles/frontiers</vt:lpwstr>
  </property>
  <property fmtid="{D5CDD505-2E9C-101B-9397-08002B2CF9AE}" pid="16" name="Mendeley Recent Style Name 6_1">
    <vt:lpwstr>Frontiers journals</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http://www.zotero.org/styles/scientific-reports</vt:lpwstr>
  </property>
  <property fmtid="{D5CDD505-2E9C-101B-9397-08002B2CF9AE}" pid="22" name="Mendeley Recent Style Name 9_1">
    <vt:lpwstr>Scientific Reports</vt:lpwstr>
  </property>
</Properties>
</file>