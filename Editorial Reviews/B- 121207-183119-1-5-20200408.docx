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1B34C7" w14:textId="19718F44" w:rsidR="004C0B38" w:rsidRPr="00CB169A" w:rsidRDefault="004C0B38" w:rsidP="00C768E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</w:rPr>
        <w:t>Running head: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Scientific Notes</w:t>
      </w:r>
    </w:p>
    <w:p w14:paraId="51C4C15C" w14:textId="77777777" w:rsidR="004C0B38" w:rsidRPr="00CB169A" w:rsidRDefault="004C0B38" w:rsidP="00C768E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</w:rPr>
        <w:t>Membership status: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Member Xavier Martini (ID 1588)</w:t>
      </w:r>
    </w:p>
    <w:p w14:paraId="043AC50F" w14:textId="0752CC97" w:rsidR="004C0B38" w:rsidRPr="00CB169A" w:rsidRDefault="004C0B38" w:rsidP="00C768E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u w:val="single"/>
        </w:rPr>
        <w:t>Billing contact: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Xavier Martini The University of Florida - North Florida Research and Education Center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155 Research Road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 xml:space="preserve">Quincy, </w:t>
      </w:r>
      <w:r w:rsidR="00F04BB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FL,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32351, USA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Phone: +01 (850) 875-7160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E-mail: xmartini@ufl.edu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br/>
        <w:t>Include any information (reference number, tax ID, etc.) that you need included on the invoice</w:t>
      </w:r>
    </w:p>
    <w:p w14:paraId="6A2CC59E" w14:textId="395F3299" w:rsidR="008D4171" w:rsidRPr="00CB169A" w:rsidRDefault="008D4171" w:rsidP="00C768E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First report of </w:t>
      </w:r>
      <w:proofErr w:type="spellStart"/>
      <w:r w:rsidRPr="00CB169A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t>Phyllocoptes</w:t>
      </w:r>
      <w:proofErr w:type="spellEnd"/>
      <w:r w:rsidRPr="00CB169A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 </w:t>
      </w:r>
      <w:proofErr w:type="spellStart"/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Keifer</w:t>
      </w:r>
      <w:proofErr w:type="spellEnd"/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 xml:space="preserve">, the vector of the </w:t>
      </w:r>
      <w:r w:rsidRPr="003F3B80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</w:rPr>
        <w:t>Rose Rosette Virus</w:t>
      </w: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, in Florida</w:t>
      </w:r>
    </w:p>
    <w:p w14:paraId="5A7E717B" w14:textId="5CEC4A26" w:rsidR="004C0B38" w:rsidRPr="00CB169A" w:rsidRDefault="004C0B38" w:rsidP="00C768E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Austin </w:t>
      </w: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Fife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vertAlign w:val="superscript"/>
        </w:rPr>
        <w:t>1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Sam</w:t>
      </w:r>
      <w:r w:rsidR="003841B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uel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Bolton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vertAlign w:val="superscript"/>
        </w:rPr>
        <w:t>2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="00E2001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Jessica L. </w:t>
      </w:r>
      <w:r w:rsidR="00E2001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Griesheimer</w:t>
      </w:r>
      <w:r w:rsidR="00E2001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vertAlign w:val="superscript"/>
        </w:rPr>
        <w:t>1</w:t>
      </w:r>
      <w:proofErr w:type="gramStart"/>
      <w:r w:rsidR="00E20012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,</w:t>
      </w:r>
      <w:r w:rsidR="00E2001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Mathews</w:t>
      </w:r>
      <w:proofErr w:type="gram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Paret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vertAlign w:val="superscript"/>
        </w:rPr>
        <w:t>3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and Xavier </w:t>
      </w: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Martini</w:t>
      </w:r>
      <w:r w:rsidR="00E20012">
        <w:rPr>
          <w:rFonts w:ascii="Times New Roman" w:eastAsia="Times New Roman" w:hAnsi="Times New Roman" w:cs="Times New Roman"/>
          <w:color w:val="333333"/>
          <w:sz w:val="24"/>
          <w:szCs w:val="24"/>
          <w:vertAlign w:val="superscript"/>
        </w:rPr>
        <w:t>1</w:t>
      </w:r>
      <w:r w:rsidR="003924BF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*</w:t>
      </w:r>
    </w:p>
    <w:p w14:paraId="53CAD3C8" w14:textId="537C65EF" w:rsidR="00E20012" w:rsidRPr="00E20012" w:rsidRDefault="004C0B38" w:rsidP="00E20012">
      <w:pPr>
        <w:spacing w:before="150"/>
        <w:ind w:right="150"/>
        <w:textAlignment w:val="center"/>
        <w:rPr>
          <w:rFonts w:ascii="Segoe UI" w:eastAsia="Times New Roman" w:hAnsi="Segoe UI" w:cs="Segoe UI"/>
          <w:color w:val="0072C6"/>
          <w:sz w:val="18"/>
          <w:szCs w:val="18"/>
          <w:shd w:val="clear" w:color="auto" w:fill="F4F4F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vertAlign w:val="superscript"/>
        </w:rPr>
        <w:t>1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University of Florida, Department of Entomology and Nematology, </w:t>
      </w:r>
      <w:r w:rsidR="003924BF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North Florida Research and Education Center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="003924BF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Quincy,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F</w:t>
      </w:r>
      <w:r w:rsidR="003924BF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L,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USA</w:t>
      </w:r>
      <w:r w:rsidR="00E20012"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 w:rsidR="00E20012" w:rsidRPr="00E2001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E20012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E-mail: </w:t>
      </w:r>
      <w:r w:rsidR="00E2001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hyperlink r:id="rId7" w:history="1">
        <w:r w:rsidR="00E20012" w:rsidRPr="00FD4CE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afife@ufl.edu</w:t>
        </w:r>
      </w:hyperlink>
      <w:r w:rsidR="00E2001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(A.F.); </w:t>
      </w:r>
      <w:hyperlink r:id="rId8" w:history="1">
        <w:r w:rsidR="00E20012" w:rsidRPr="00FD4CE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jgriesheimer@ufl.edu</w:t>
        </w:r>
      </w:hyperlink>
      <w:r w:rsidR="00E2001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(J.L.G.), </w:t>
      </w:r>
      <w:hyperlink r:id="rId9" w:history="1">
        <w:r w:rsidR="00E20012" w:rsidRPr="00FD4CE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xmartini@ufl.edu</w:t>
        </w:r>
      </w:hyperlink>
      <w:r w:rsidR="00E20012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(X.M.)</w:t>
      </w:r>
    </w:p>
    <w:p w14:paraId="272B7527" w14:textId="77777777" w:rsidR="00E20012" w:rsidRPr="00E20012" w:rsidRDefault="00E20012" w:rsidP="00E20012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D1063">
        <w:rPr>
          <w:rFonts w:ascii="Arial" w:eastAsia="Times New Roman" w:hAnsi="Arial" w:cs="Arial"/>
          <w:vanish/>
          <w:sz w:val="16"/>
          <w:szCs w:val="16"/>
          <w:highlight w:val="yellow"/>
        </w:rPr>
        <w:t xml:space="preserve">Top of </w:t>
      </w:r>
      <w:commentRangeStart w:id="0"/>
      <w:r w:rsidRPr="005D1063">
        <w:rPr>
          <w:rFonts w:ascii="Arial" w:eastAsia="Times New Roman" w:hAnsi="Arial" w:cs="Arial"/>
          <w:vanish/>
          <w:sz w:val="16"/>
          <w:szCs w:val="16"/>
          <w:highlight w:val="yellow"/>
        </w:rPr>
        <w:t>Form</w:t>
      </w:r>
      <w:commentRangeEnd w:id="0"/>
      <w:r w:rsidR="005D1063">
        <w:rPr>
          <w:rStyle w:val="CommentReference"/>
        </w:rPr>
        <w:commentReference w:id="0"/>
      </w:r>
    </w:p>
    <w:p w14:paraId="493A164F" w14:textId="77777777" w:rsidR="00E20012" w:rsidRPr="00E20012" w:rsidRDefault="00E20012" w:rsidP="00E20012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20012"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14:paraId="51BC1203" w14:textId="3491D77B" w:rsidR="004C0B38" w:rsidRPr="00CB169A" w:rsidRDefault="004C0B38" w:rsidP="00C768E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vertAlign w:val="superscript"/>
        </w:rPr>
        <w:t>2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The Florida Department of Agriculture and Consumer Services, Division of Plant Industry, Gainesville, F</w:t>
      </w:r>
      <w:r w:rsidR="00F04BB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L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32614, USA, E-mail: Samuel.Bolton@FDACS.gov</w:t>
      </w:r>
    </w:p>
    <w:p w14:paraId="370BE10C" w14:textId="128804D7" w:rsidR="004C0B38" w:rsidRPr="00CB169A" w:rsidRDefault="004C0B38" w:rsidP="00C768E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vertAlign w:val="superscript"/>
        </w:rPr>
        <w:t>3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University of Florida, </w:t>
      </w:r>
      <w:r w:rsidR="003924BF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North Florida Research and Education Center, Quincy, FL, USA,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E-mail: paret@ufl.edu</w:t>
      </w:r>
    </w:p>
    <w:p w14:paraId="7481DAFA" w14:textId="77777777" w:rsidR="004C0B38" w:rsidRPr="00CB169A" w:rsidRDefault="004C0B38" w:rsidP="00C768E0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*Corresponding author; E-mail: xmartini@ufl.edu</w:t>
      </w:r>
    </w:p>
    <w:p w14:paraId="615DFB8E" w14:textId="77777777" w:rsidR="00C768E0" w:rsidRPr="00CB169A" w:rsidRDefault="00C768E0">
      <w:pPr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br w:type="page"/>
      </w:r>
    </w:p>
    <w:p w14:paraId="3A410160" w14:textId="605CBD60" w:rsidR="003924BF" w:rsidRPr="00CB169A" w:rsidRDefault="003924BF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lastRenderedPageBreak/>
        <w:t>Phyllocoptes</w:t>
      </w:r>
      <w:proofErr w:type="spellEnd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r w:rsidR="00F04BB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Keifer</w:t>
      </w:r>
      <w:proofErr w:type="spellEnd"/>
      <w:r w:rsidR="00F04BB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A40887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(</w:t>
      </w:r>
      <w:ins w:id="1" w:author="Author">
        <w:r w:rsidR="00B226F6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>1940)</w:t>
        </w:r>
      </w:ins>
      <w:del w:id="2" w:author="Author">
        <w:r w:rsidR="00A40887" w:rsidRPr="00CB169A" w:rsidDel="00B226F6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delText>Acari: Eriophyidae)</w:delText>
        </w:r>
      </w:del>
      <w:r w:rsidR="00A40887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is a microscopic plant-feeding</w:t>
      </w:r>
      <w:del w:id="3" w:author="Author">
        <w:r w:rsidRPr="00CB169A" w:rsidDel="00B226F6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delText xml:space="preserve"> eriophyid</w:delText>
        </w:r>
      </w:del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mite</w:t>
      </w:r>
      <w:ins w:id="4" w:author="Author">
        <w:r w:rsidR="00B226F6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 xml:space="preserve"> (</w:t>
        </w:r>
        <w:r w:rsidR="00B226F6" w:rsidRPr="00CB169A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>Acari: Eriophyidae)</w:t>
        </w:r>
      </w:ins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 Eriophy</w:t>
      </w:r>
      <w:del w:id="5" w:author="Author">
        <w:r w:rsidRPr="00CB169A" w:rsidDel="00B226F6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delText>o</w:delText>
        </w:r>
      </w:del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id mites are very host specific (Oldfield 1996</w:t>
      </w:r>
      <w:r w:rsidR="00C03D7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;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Skoracka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bookmarkStart w:id="6" w:name="_GoBack"/>
      <w:r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7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et al.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bookmarkEnd w:id="6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2009) and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only feeds on plants in the genus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Rosa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(Amrine 1996). 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P</w:t>
      </w:r>
      <w:r w:rsidR="00F04BB4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hyllocoptes</w:t>
      </w:r>
      <w:proofErr w:type="spellEnd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is the vector of 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Rose rosette virus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(RRV). RRV infection is commonly associated with the following symptoms: witches’ broom</w:t>
      </w:r>
      <w:ins w:id="8" w:author="Author">
        <w:r w:rsidR="00B226F6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>,</w:t>
        </w:r>
      </w:ins>
      <w:del w:id="9" w:author="Author">
        <w:r w:rsidRPr="00CB169A" w:rsidDel="00B226F6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delText xml:space="preserve"> and</w:delText>
        </w:r>
      </w:del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rosetting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deformed flowers, increased thorn density, elongated shoots, reddened leaves and stems, and increased die-back which ultimately kills the rose host (Amrine 1996). This disease is known as Rose Rosette Disease (RRD) and is the most serious </w:t>
      </w:r>
      <w:del w:id="10" w:author="Author">
        <w:r w:rsidRPr="00CB169A" w:rsidDel="00F43470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delText>disease</w:delText>
        </w:r>
      </w:del>
      <w:ins w:id="11" w:author="Author">
        <w:r w:rsidR="00F43470" w:rsidRPr="00CB169A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>illness</w:t>
        </w:r>
      </w:ins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roses, affecting the </w:t>
      </w:r>
      <w:ins w:id="12" w:author="Author">
        <w:r w:rsidR="00F43470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 xml:space="preserve">U.S. </w:t>
        </w:r>
      </w:ins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commercial rose industry </w:t>
      </w:r>
      <w:del w:id="13" w:author="Author">
        <w:r w:rsidRPr="00CB169A" w:rsidDel="00F43470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delText>in the U.S</w:delText>
        </w:r>
      </w:del>
      <w:ins w:id="14" w:author="Author">
        <w:r w:rsidR="00F43470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>which</w:t>
        </w:r>
      </w:ins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worth millions of dollars. Rose Rosette Disease and </w:t>
      </w:r>
      <w:r w:rsidR="00EE3E9B" w:rsidRPr="00CB169A"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P. </w:t>
      </w:r>
      <w:proofErr w:type="spellStart"/>
      <w:r w:rsidR="00EE3E9B" w:rsidRPr="00CB169A"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have invaded the southeastern United States as they followed the range expansion of the non-native noxious weed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Rosa multiflora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(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Thunb</w:t>
      </w:r>
      <w:proofErr w:type="spellEnd"/>
      <w:r w:rsidR="00F04BB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 towards the </w:t>
      </w:r>
      <w:r w:rsidR="00F11A9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east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coast (Amrine 2002</w:t>
      </w:r>
      <w:r w:rsidR="00C03D70">
        <w:rPr>
          <w:rFonts w:ascii="Times New Roman" w:eastAsia="Times New Roman" w:hAnsi="Times New Roman" w:cs="Times New Roman"/>
          <w:color w:val="333333"/>
          <w:sz w:val="24"/>
          <w:szCs w:val="24"/>
        </w:rPr>
        <w:t>;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Otero-Colina </w:t>
      </w:r>
      <w:r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15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et al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 2018).</w:t>
      </w:r>
    </w:p>
    <w:p w14:paraId="780A1BE4" w14:textId="14B4332C" w:rsidR="004C0B38" w:rsidRPr="00CB169A" w:rsidRDefault="003924BF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RRD </w:t>
      </w:r>
      <w:r w:rsidR="00EE3E9B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w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as detected in Florida in 2014 on 15 plants</w:t>
      </w:r>
      <w:r w:rsidR="00EE3E9B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 T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he plants were destroyed and</w:t>
      </w:r>
      <w:ins w:id="16" w:author="Author">
        <w:r w:rsidR="00F43470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 xml:space="preserve"> the mites</w:t>
        </w:r>
      </w:ins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ins w:id="17" w:author="Author">
        <w:r w:rsidR="00F43470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>(</w:t>
        </w:r>
      </w:ins>
      <w:r w:rsidR="004C0B38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="004C0B38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ins w:id="18" w:author="Author">
        <w:r w:rsidR="00F43470" w:rsidRPr="009B0E1C">
          <w:rPr>
            <w:rFonts w:ascii="Times New Roman" w:eastAsia="Times New Roman" w:hAnsi="Times New Roman" w:cs="Times New Roman"/>
            <w:iCs/>
            <w:color w:val="333333"/>
            <w:sz w:val="24"/>
            <w:szCs w:val="24"/>
            <w:rPrChange w:id="19" w:author="Author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</w:rPr>
            </w:rPrChange>
          </w:rPr>
          <w:t>)</w:t>
        </w:r>
      </w:ins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were not detected on the roses at that time (Babu </w:t>
      </w:r>
      <w:r w:rsidR="004C0B38"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20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et al.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2014). In 2018 we began a series of surveys along the borders of northern Florida and southern Georgia</w:t>
      </w:r>
      <w:r w:rsidR="00EE3E9B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to determine if this mite was present and acting as a vector for the disease.</w:t>
      </w:r>
    </w:p>
    <w:p w14:paraId="1F436E29" w14:textId="61120519" w:rsidR="00705B0A" w:rsidRPr="00CB169A" w:rsidRDefault="00705B0A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Survey efforts initially focused on </w:t>
      </w:r>
      <w:r w:rsidR="00F04BB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counties </w:t>
      </w:r>
      <w:r w:rsidR="0005413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around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Leon</w:t>
      </w:r>
      <w:r w:rsidR="00F11A9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County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 Rose tissue samples were taken from the periphery of various roses</w:t>
      </w:r>
      <w:r w:rsidR="00D8151F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: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D8151F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amples included a mixture of flowers, fruits, buds and short lengths of rose cane, trimmed with bypass pruners and stored in quart sized plastic bags. Pruners were sanitized with 70% ethanol between cuts. Rose species and coordinates were recorded to map out sites </w:t>
      </w:r>
      <w:r w:rsidR="003841B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that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had predatory mites, </w:t>
      </w:r>
      <w:del w:id="21" w:author="Author">
        <w:r w:rsidRPr="00CB169A" w:rsidDel="00F43470">
          <w:rPr>
            <w:rFonts w:ascii="Times New Roman" w:eastAsia="Times New Roman" w:hAnsi="Times New Roman" w:cs="Times New Roman"/>
            <w:i/>
            <w:iCs/>
            <w:color w:val="333333"/>
            <w:sz w:val="24"/>
            <w:szCs w:val="24"/>
          </w:rPr>
          <w:delText xml:space="preserve">P. </w:delText>
        </w:r>
        <w:commentRangeStart w:id="22"/>
        <w:r w:rsidRPr="009B0E1C" w:rsidDel="00F43470">
          <w:rPr>
            <w:rFonts w:ascii="Times New Roman" w:eastAsia="Times New Roman" w:hAnsi="Times New Roman" w:cs="Times New Roman"/>
            <w:iCs/>
            <w:color w:val="333333"/>
            <w:sz w:val="24"/>
            <w:szCs w:val="24"/>
            <w:rPrChange w:id="23" w:author="Author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</w:rPr>
            </w:rPrChange>
          </w:rPr>
          <w:delText>fructiphilus</w:delText>
        </w:r>
      </w:del>
      <w:ins w:id="24" w:author="Author">
        <w:r w:rsidR="00F43470" w:rsidRPr="009B0E1C">
          <w:rPr>
            <w:rFonts w:ascii="Times New Roman" w:eastAsia="Times New Roman" w:hAnsi="Times New Roman" w:cs="Times New Roman"/>
            <w:iCs/>
            <w:color w:val="333333"/>
            <w:sz w:val="24"/>
            <w:szCs w:val="24"/>
            <w:rPrChange w:id="25" w:author="Author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</w:rPr>
            </w:rPrChange>
          </w:rPr>
          <w:t>eriophyid</w:t>
        </w:r>
        <w:commentRangeEnd w:id="22"/>
        <w:r w:rsidR="00F43470">
          <w:rPr>
            <w:rStyle w:val="CommentReference"/>
          </w:rPr>
          <w:commentReference w:id="22"/>
        </w:r>
        <w:r w:rsidR="00F43470" w:rsidRPr="009B0E1C">
          <w:rPr>
            <w:rFonts w:ascii="Times New Roman" w:eastAsia="Times New Roman" w:hAnsi="Times New Roman" w:cs="Times New Roman"/>
            <w:iCs/>
            <w:color w:val="333333"/>
            <w:sz w:val="24"/>
            <w:szCs w:val="24"/>
            <w:rPrChange w:id="26" w:author="Author">
              <w:rPr>
                <w:rFonts w:ascii="Times New Roman" w:eastAsia="Times New Roman" w:hAnsi="Times New Roman" w:cs="Times New Roman"/>
                <w:i/>
                <w:iCs/>
                <w:color w:val="333333"/>
                <w:sz w:val="24"/>
                <w:szCs w:val="24"/>
              </w:rPr>
            </w:rPrChange>
          </w:rPr>
          <w:t xml:space="preserve"> mites</w:t>
        </w:r>
      </w:ins>
      <w:r w:rsidRPr="00F43470">
        <w:rPr>
          <w:rFonts w:ascii="Times New Roman" w:eastAsia="Times New Roman" w:hAnsi="Times New Roman" w:cs="Times New Roman"/>
          <w:color w:val="333333"/>
          <w:sz w:val="24"/>
          <w:szCs w:val="24"/>
        </w:rPr>
        <w:t>,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or possibly RRD.</w:t>
      </w:r>
    </w:p>
    <w:p w14:paraId="32D2817E" w14:textId="13BA1FE7" w:rsidR="004C0B38" w:rsidRPr="00CB169A" w:rsidRDefault="009758D9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S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amples were processed using a washing method derived from </w:t>
      </w:r>
      <w:proofErr w:type="spellStart"/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Monfreda</w:t>
      </w:r>
      <w:proofErr w:type="spellEnd"/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4C0B38"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27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et al.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(2007): </w:t>
      </w:r>
      <w:r w:rsidR="00D12FC0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10 cm 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cut roses were soaked in a 500 mL beaker with a solution of 1:1 </w:t>
      </w:r>
      <w:proofErr w:type="spellStart"/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bleach:water</w:t>
      </w:r>
      <w:proofErr w:type="spellEnd"/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with </w:t>
      </w:r>
      <w:r w:rsidR="00EE3E9B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 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few drops of dishwasher detergent. The solution was stirred vigorously with a glass rod to dislodge any mites</w:t>
      </w:r>
      <w:r w:rsidR="00EE3E9B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then poured over a stack of sieves with decreasing screen sizes: 180 </w:t>
      </w:r>
      <w:proofErr w:type="spellStart"/>
      <w:r w:rsidR="004C0B38"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28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μm</w:t>
      </w:r>
      <w:proofErr w:type="spellEnd"/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53 </w:t>
      </w:r>
      <w:proofErr w:type="spellStart"/>
      <w:r w:rsidR="004C0B38"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29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μm</w:t>
      </w:r>
      <w:proofErr w:type="spellEnd"/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and 25 </w:t>
      </w:r>
      <w:proofErr w:type="spellStart"/>
      <w:r w:rsidR="004C0B38"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30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μm</w:t>
      </w:r>
      <w:proofErr w:type="spellEnd"/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The beaker and rose pieces were further rinsed with tap water over the sieve stack to </w:t>
      </w:r>
      <w:r w:rsidR="00EE3E9B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dislodge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any remaining mites. The 25 </w:t>
      </w:r>
      <w:proofErr w:type="spellStart"/>
      <w:r w:rsidR="004C0B38"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31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μm</w:t>
      </w:r>
      <w:proofErr w:type="spellEnd"/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sieve screen traps mites </w:t>
      </w:r>
      <w:r w:rsidR="003841B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that 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are </w:t>
      </w:r>
      <w:r w:rsidR="00D12FC0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less than the average size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 </w:t>
      </w:r>
      <w:r w:rsidR="004C0B38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="004C0B38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This sieve was then backwashed from the underside of the screen with a water-filled wash bottle, starting from the highest point of the sieve and working to the bottom of the sieve to flush the trapped debris into a 50 ml centrifuge tube for storage and future observation. Samples were observed under a dissecting microscope. Mites found among the plant debris were siphoned off with a glass pipette and subsequently stored in micro-centrifuge containers with 95% ethanol as a preservative. </w:t>
      </w:r>
      <w:r w:rsidR="00564A9E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Some 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specimens were mounted directly into Hoyer’s slide mount</w:t>
      </w:r>
      <w:r w:rsidR="0005413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ing media</w:t>
      </w:r>
      <w:r w:rsidR="004C0B3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(Hempstead Halide, Inc. Galveston, TX), dried at 90°C, then ringed with nail polish.</w:t>
      </w:r>
    </w:p>
    <w:p w14:paraId="50BE99F6" w14:textId="6357D684" w:rsidR="004C0B38" w:rsidRPr="00CB169A" w:rsidRDefault="004C0B38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On February 14, 2019, we found a total of 42 eriophyid mites from six samples obtained while surveying </w:t>
      </w:r>
      <w:commentRangeStart w:id="32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roses</w:t>
      </w:r>
      <w:commentRangeEnd w:id="32"/>
      <w:r w:rsidR="0071490E">
        <w:rPr>
          <w:rStyle w:val="CommentReference"/>
        </w:rPr>
        <w:commentReference w:id="32"/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</w:t>
      </w:r>
      <w:r w:rsidR="008E3FCE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Tallahassee,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Leon County, Florida (see Fig</w:t>
      </w:r>
      <w:r w:rsidR="008D417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1A)</w:t>
      </w:r>
      <w:r w:rsidR="00AE5056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 mites were sent to the Florida Department of Agriculture and Consumer Services - </w:t>
      </w:r>
      <w:r w:rsidR="00564A9E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Division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of Plant Industry (FDACS-DPI) and were all identified as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="00776E2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based, among other characters, on the distinctive pattern of </w:t>
      </w:r>
      <w:r w:rsidR="00D3599C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ridges</w:t>
      </w:r>
      <w:r w:rsidR="00776E2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on the </w:t>
      </w:r>
      <w:proofErr w:type="spellStart"/>
      <w:r w:rsidR="00776E2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prodors</w:t>
      </w:r>
      <w:r w:rsidR="00D3599C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al</w:t>
      </w:r>
      <w:proofErr w:type="spellEnd"/>
      <w:r w:rsidR="00D3599C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shield</w:t>
      </w:r>
      <w:r w:rsidR="00776E2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</w:t>
      </w:r>
      <w:r w:rsidR="0041108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Bauchan </w:t>
      </w:r>
      <w:r w:rsidR="00411081"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33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et al.</w:t>
      </w:r>
      <w:r w:rsidR="0041108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2019</w:t>
      </w:r>
      <w:r w:rsidR="0004670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 w:rsidR="008D417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(Fig. 2)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 The roses did not show signs or symptoms of R</w:t>
      </w:r>
      <w:r w:rsidR="00E31FCE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R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D. These roses were tested for RRV with RT-qPCR and Reverse Transcription Recombinase Polymerase Amplification (RT-RPA) (Babu </w:t>
      </w:r>
      <w:r w:rsidRPr="009B0E1C">
        <w:rPr>
          <w:rFonts w:ascii="Times New Roman" w:eastAsia="Times New Roman" w:hAnsi="Times New Roman" w:cs="Times New Roman"/>
          <w:i/>
          <w:color w:val="333333"/>
          <w:sz w:val="24"/>
          <w:szCs w:val="24"/>
          <w:rPrChange w:id="34" w:author="Author">
            <w:rPr>
              <w:rFonts w:ascii="Times New Roman" w:eastAsia="Times New Roman" w:hAnsi="Times New Roman" w:cs="Times New Roman"/>
              <w:color w:val="333333"/>
              <w:sz w:val="24"/>
              <w:szCs w:val="24"/>
            </w:rPr>
          </w:rPrChange>
        </w:rPr>
        <w:t>et al.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2016, 2017). However, none of the plants infested with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were positive for RRV.</w:t>
      </w:r>
    </w:p>
    <w:p w14:paraId="3B254E61" w14:textId="208DF3D1" w:rsidR="004C0B38" w:rsidRPr="00CB169A" w:rsidRDefault="004C0B38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 xml:space="preserve">On July 16th we conducted an additional survey of 33 </w:t>
      </w:r>
      <w:commentRangeStart w:id="35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roses</w:t>
      </w:r>
      <w:commentRangeEnd w:id="35"/>
      <w:r w:rsidR="0071490E">
        <w:rPr>
          <w:rStyle w:val="CommentReference"/>
        </w:rPr>
        <w:commentReference w:id="35"/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near the initial site of discovery, including the rose sites where 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564A9E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was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originally detected (F</w:t>
      </w:r>
      <w:r w:rsidR="008D4171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ig.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1B)</w:t>
      </w:r>
      <w:r w:rsidR="007D00C3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Each sample contained more than 50 eriophyid mites, with some samples containing over 300 mites. We compared the samples collected during February and July with a paired t-test and we found a significant increase in</w:t>
      </w:r>
      <w:r w:rsidR="00522A23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the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population between the two sampling dates</w:t>
      </w:r>
      <w:r w:rsidR="00522A23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</w:t>
      </w:r>
      <w:r w:rsidR="00D91EB2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see</w:t>
      </w:r>
      <w:r w:rsidR="00D91EB2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r w:rsidR="00522A23" w:rsidRPr="00CB169A">
        <w:rPr>
          <w:rFonts w:ascii="Times New Roman" w:eastAsia="Times New Roman" w:hAnsi="Times New Roman" w:cs="Times New Roman"/>
          <w:iCs/>
          <w:color w:val="333333"/>
          <w:sz w:val="24"/>
          <w:szCs w:val="24"/>
        </w:rPr>
        <w:t>Fig</w:t>
      </w:r>
      <w:r w:rsidR="00F04BB4" w:rsidRPr="00CB169A">
        <w:rPr>
          <w:rFonts w:ascii="Times New Roman" w:eastAsia="Times New Roman" w:hAnsi="Times New Roman" w:cs="Times New Roman"/>
          <w:iCs/>
          <w:color w:val="333333"/>
          <w:sz w:val="24"/>
          <w:szCs w:val="24"/>
        </w:rPr>
        <w:t>.</w:t>
      </w:r>
      <w:r w:rsidR="00522A23" w:rsidRPr="00CB169A">
        <w:rPr>
          <w:rFonts w:ascii="Times New Roman" w:eastAsia="Times New Roman" w:hAnsi="Times New Roman" w:cs="Times New Roman"/>
          <w:iCs/>
          <w:color w:val="333333"/>
          <w:sz w:val="24"/>
          <w:szCs w:val="24"/>
        </w:rPr>
        <w:t xml:space="preserve"> </w:t>
      </w:r>
      <w:r w:rsidR="00D91EB2" w:rsidRPr="00CB169A">
        <w:rPr>
          <w:rFonts w:ascii="Times New Roman" w:eastAsia="Times New Roman" w:hAnsi="Times New Roman" w:cs="Times New Roman"/>
          <w:iCs/>
          <w:color w:val="333333"/>
          <w:sz w:val="24"/>
          <w:szCs w:val="24"/>
        </w:rPr>
        <w:t>1C</w:t>
      </w:r>
      <w:r w:rsidR="00D91EB2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;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p-value = 0.001, α = 0.05, df = 4</w:t>
      </w:r>
      <w:r w:rsidR="00AE5056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)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</w:t>
      </w:r>
      <w:r w:rsidR="007D00C3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Mites that were slide mounted were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subsequently confirmed as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 Additional rose samples were tested for RRV by RT-qPCR, but no virus was detected.</w:t>
      </w:r>
    </w:p>
    <w:p w14:paraId="47628B5E" w14:textId="19CC56B7" w:rsidR="00D12FC0" w:rsidRPr="00CB169A" w:rsidRDefault="004C0B38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This is the first record for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in Florida. </w:t>
      </w:r>
      <w:r w:rsidR="00AE5056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Based on our data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RRV is currently not established in Florida. None of the mite-infested roses </w:t>
      </w:r>
      <w:r w:rsidR="00564A9E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showed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symptoms of RRD and none were positive for RRV. However, the presence of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along with past detections of RRV in Florida warrants increased monitoring for the mite and virus in Florida. There is a critical need to develop methods to manage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and RRV, or the US rose industry stands to lose millions</w:t>
      </w:r>
      <w:r w:rsidR="00D12FC0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in the coming years.</w:t>
      </w:r>
    </w:p>
    <w:p w14:paraId="213CBB2D" w14:textId="32D1D2F6" w:rsidR="004C0B38" w:rsidRPr="00CB169A" w:rsidRDefault="00C768E0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This research was supported by a grant awarded by the Florida Nursery, Growers and Landscape Association </w:t>
      </w:r>
      <w:r w:rsidRPr="00CB169A">
        <w:rPr>
          <w:rFonts w:ascii="Times New Roman" w:hAnsi="Times New Roman" w:cs="Times New Roman"/>
          <w:color w:val="333333"/>
          <w:sz w:val="24"/>
          <w:szCs w:val="24"/>
        </w:rPr>
        <w:t>and USDA-AFRI-CPPM (</w:t>
      </w:r>
      <w:r w:rsidRPr="00CB169A">
        <w:rPr>
          <w:rFonts w:ascii="Times New Roman" w:hAnsi="Times New Roman" w:cs="Times New Roman"/>
          <w:sz w:val="24"/>
          <w:szCs w:val="24"/>
        </w:rPr>
        <w:t>2017-70006-27268)</w:t>
      </w:r>
      <w:r w:rsidRPr="00CB169A">
        <w:rPr>
          <w:rFonts w:ascii="Times New Roman" w:hAnsi="Times New Roman" w:cs="Times New Roman"/>
          <w:color w:val="333333"/>
          <w:sz w:val="24"/>
          <w:szCs w:val="24"/>
        </w:rPr>
        <w:t>.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We thank Jessie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Griesheimer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and James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Brannin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CB169A">
        <w:rPr>
          <w:rFonts w:ascii="Times New Roman" w:hAnsi="Times New Roman" w:cs="Times New Roman"/>
          <w:color w:val="333333"/>
          <w:sz w:val="24"/>
          <w:szCs w:val="24"/>
        </w:rPr>
        <w:t xml:space="preserve">and Dr. Fanny </w:t>
      </w:r>
      <w:proofErr w:type="spellStart"/>
      <w:r w:rsidRPr="00CB169A">
        <w:rPr>
          <w:rFonts w:ascii="Times New Roman" w:hAnsi="Times New Roman" w:cs="Times New Roman"/>
          <w:color w:val="333333"/>
          <w:sz w:val="24"/>
          <w:szCs w:val="24"/>
        </w:rPr>
        <w:t>Iriarte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for assistance during the experiments. We also thank the Florida Department of Agriculture and Consumer Services – Division of Plant Industry for their support on this contribution.</w:t>
      </w:r>
    </w:p>
    <w:p w14:paraId="1E63A4A5" w14:textId="77777777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</w:p>
    <w:p w14:paraId="31E58251" w14:textId="14DA866C" w:rsidR="004C0B38" w:rsidRPr="00CB169A" w:rsidRDefault="004C0B38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Summary</w:t>
      </w:r>
    </w:p>
    <w:p w14:paraId="19B624C6" w14:textId="77777777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CC53684" w14:textId="7B99E73A" w:rsidR="004C0B38" w:rsidRPr="00CB169A" w:rsidRDefault="004C0B38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The invasive mite 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Phyllocoptes</w:t>
      </w:r>
      <w:proofErr w:type="spellEnd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r w:rsidR="00F04BB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Keifer</w:t>
      </w:r>
      <w:proofErr w:type="spellEnd"/>
      <w:r w:rsidR="00F04BB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(Acari: Trombidiformes, Eriophyidae) feeds on plants in the genus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Rosa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and is known as the primary vector of </w:t>
      </w:r>
      <w:r w:rsidR="00D12FC0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Rose rosette virus</w:t>
      </w:r>
      <w:r w:rsidR="00D12FC0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the causal agent of Rose Rosette Disease (RRD) (</w:t>
      </w:r>
      <w:proofErr w:type="spellStart"/>
      <w:r w:rsidR="00D12FC0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Bunyavirales</w:t>
      </w:r>
      <w:proofErr w:type="spellEnd"/>
      <w:r w:rsidR="00D12FC0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: </w:t>
      </w:r>
      <w:proofErr w:type="spellStart"/>
      <w:r w:rsidR="00D12FC0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Emaravirus</w:t>
      </w:r>
      <w:proofErr w:type="spellEnd"/>
      <w:r w:rsidR="00D12FC0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). </w:t>
      </w:r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The mite 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P</w:t>
      </w:r>
      <w:r w:rsidR="00F45EF2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.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is reported for the first time in </w:t>
      </w:r>
      <w:ins w:id="36" w:author="Author">
        <w:r w:rsidR="00EC1C7C">
          <w:rPr>
            <w:rFonts w:ascii="Times New Roman" w:eastAsia="Times New Roman" w:hAnsi="Times New Roman" w:cs="Times New Roman"/>
            <w:color w:val="333333"/>
            <w:sz w:val="24"/>
            <w:szCs w:val="24"/>
          </w:rPr>
          <w:t xml:space="preserve">the state of </w:t>
        </w:r>
      </w:ins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Florida, USA. No roses showed signs or symptoms of viral infection, and no virus was detected using molecular methods.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P</w:t>
      </w:r>
      <w:r w:rsidR="00D967D8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.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 represents a potential threat to </w:t>
      </w:r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the Florida rose industry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if RRD becomes </w:t>
      </w:r>
      <w:r w:rsidR="007944EF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established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38A29082" w14:textId="77777777" w:rsidR="00C768E0" w:rsidRPr="00CB169A" w:rsidRDefault="00C768E0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Key Words: Rose Rosette Disease; 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Rose rosette virus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;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Emaravirus</w:t>
      </w:r>
      <w:proofErr w:type="spellEnd"/>
    </w:p>
    <w:p w14:paraId="7286BD40" w14:textId="77777777" w:rsidR="00C768E0" w:rsidRPr="00CB169A" w:rsidRDefault="00C768E0" w:rsidP="00CB169A">
      <w:pPr>
        <w:shd w:val="clear" w:color="auto" w:fill="FFFFFF"/>
        <w:spacing w:after="150" w:line="480" w:lineRule="auto"/>
        <w:ind w:firstLine="720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E1E2FD7" w14:textId="7B703C76" w:rsidR="004C0B38" w:rsidRPr="00CB169A" w:rsidRDefault="004C0B38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419"/>
        </w:rPr>
      </w:pP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s-419"/>
        </w:rPr>
        <w:t xml:space="preserve">Resumen </w:t>
      </w:r>
    </w:p>
    <w:p w14:paraId="4C39B58A" w14:textId="2A63E63D" w:rsidR="004C0B38" w:rsidRPr="00CB169A" w:rsidRDefault="00FC6162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El </w:t>
      </w:r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á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caro invasivo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>Phyllocoptes</w:t>
      </w:r>
      <w:proofErr w:type="spellEnd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>fructiphil</w:t>
      </w:r>
      <w:del w:id="37" w:author="Author">
        <w:r w:rsidRPr="00CB169A" w:rsidDel="00EC1C7C">
          <w:rPr>
            <w:rFonts w:ascii="Times New Roman" w:eastAsia="Times New Roman" w:hAnsi="Times New Roman" w:cs="Times New Roman"/>
            <w:i/>
            <w:iCs/>
            <w:color w:val="333333"/>
            <w:sz w:val="24"/>
            <w:szCs w:val="24"/>
            <w:lang w:val="es-419"/>
          </w:rPr>
          <w:delText>i</w:delText>
        </w:r>
      </w:del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>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</w:t>
      </w:r>
      <w:proofErr w:type="spellStart"/>
      <w:r w:rsidR="00BE5CBF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Keifer</w:t>
      </w:r>
      <w:proofErr w:type="spellEnd"/>
      <w:r w:rsidR="00BE5CBF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(Acari: Trombidiformes, Eriophyidae) se alimenta </w:t>
      </w:r>
      <w:del w:id="38" w:author="Author">
        <w:r w:rsidRPr="00CB169A" w:rsidDel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 xml:space="preserve">en </w:delText>
        </w:r>
      </w:del>
      <w:ins w:id="39" w:author="Author">
        <w:r w:rsidR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>sobre</w:t>
        </w:r>
        <w:r w:rsidR="00EC1C7C" w:rsidRPr="00CB169A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 xml:space="preserve"> </w:t>
        </w:r>
      </w:ins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plantas del </w:t>
      </w:r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género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>Rosa</w:t>
      </w:r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y es </w:t>
      </w:r>
      <w:ins w:id="40" w:author="Author">
        <w:r w:rsidR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>re</w:t>
        </w:r>
      </w:ins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conocido principalmente como vector de</w:t>
      </w:r>
      <w:ins w:id="41" w:author="Author">
        <w:r w:rsidR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>l</w:t>
        </w:r>
      </w:ins>
      <w:del w:id="42" w:author="Author">
        <w:r w:rsidR="00F45EF2" w:rsidRPr="00CB169A" w:rsidDel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 xml:space="preserve"> la</w:delText>
        </w:r>
      </w:del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Virus </w:t>
      </w:r>
      <w:ins w:id="43" w:author="Author">
        <w:r w:rsidR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 xml:space="preserve">del </w:t>
        </w:r>
      </w:ins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Rosetón Rosal, el agente causal de la Enfermedad Rosetón Rosal</w:t>
      </w:r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(ERR)</w:t>
      </w:r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(</w:t>
      </w:r>
      <w:proofErr w:type="spellStart"/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Bunyavirales</w:t>
      </w:r>
      <w:proofErr w:type="spellEnd"/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: </w:t>
      </w:r>
      <w:proofErr w:type="spellStart"/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Emaraviridae</w:t>
      </w:r>
      <w:proofErr w:type="spellEnd"/>
      <w:r w:rsidR="00F45EF2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). El ácaro </w:t>
      </w:r>
      <w:r w:rsidR="00F45EF2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 xml:space="preserve">P. </w:t>
      </w:r>
      <w:proofErr w:type="spellStart"/>
      <w:r w:rsidR="00F45EF2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>fructiphilus</w:t>
      </w:r>
      <w:proofErr w:type="spellEnd"/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se reporta por</w:t>
      </w:r>
      <w:del w:id="44" w:author="Author">
        <w:r w:rsidR="00D967D8" w:rsidRPr="00CB169A" w:rsidDel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 xml:space="preserve"> la</w:delText>
        </w:r>
      </w:del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primera vez </w:t>
      </w:r>
      <w:ins w:id="45" w:author="Author">
        <w:r w:rsidR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 xml:space="preserve">para el estado de </w:t>
        </w:r>
        <w:proofErr w:type="spellStart"/>
        <w:r w:rsidR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>la</w:t>
        </w:r>
      </w:ins>
      <w:del w:id="46" w:author="Author">
        <w:r w:rsidR="00D967D8" w:rsidRPr="00CB169A" w:rsidDel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 xml:space="preserve">en </w:delText>
        </w:r>
      </w:del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Florida</w:t>
      </w:r>
      <w:proofErr w:type="spellEnd"/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, USA. Ninguna rosa</w:t>
      </w:r>
      <w:del w:id="47" w:author="Author">
        <w:r w:rsidR="00D967D8" w:rsidRPr="00CB169A" w:rsidDel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 xml:space="preserve"> se</w:delText>
        </w:r>
      </w:del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mostró señales </w:t>
      </w:r>
      <w:ins w:id="48" w:author="Author">
        <w:r w:rsidR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>o</w:t>
        </w:r>
      </w:ins>
      <w:del w:id="49" w:author="Author">
        <w:r w:rsidR="00D967D8" w:rsidRPr="00CB169A" w:rsidDel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>ni</w:delText>
        </w:r>
      </w:del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síntomas de </w:t>
      </w:r>
      <w:ins w:id="50" w:author="Author">
        <w:r w:rsidR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 xml:space="preserve">una </w:t>
        </w:r>
      </w:ins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infección viral, y </w:t>
      </w:r>
      <w:proofErr w:type="spellStart"/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ningun</w:t>
      </w:r>
      <w:proofErr w:type="spellEnd"/>
      <w:del w:id="51" w:author="Author">
        <w:r w:rsidR="00D967D8" w:rsidRPr="00CB169A" w:rsidDel="00EC1C7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>o</w:delText>
        </w:r>
      </w:del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virus fue detectado con</w:t>
      </w:r>
      <w:ins w:id="52" w:author="Author">
        <w:r w:rsidR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 xml:space="preserve"> el uso de</w:t>
        </w:r>
      </w:ins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métodos moleculares. </w:t>
      </w:r>
      <w:r w:rsidR="00D967D8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 xml:space="preserve">P. </w:t>
      </w:r>
      <w:proofErr w:type="spellStart"/>
      <w:r w:rsidR="00D967D8"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>fructiphilus</w:t>
      </w:r>
      <w:proofErr w:type="spellEnd"/>
      <w:del w:id="53" w:author="Author">
        <w:r w:rsidR="00D967D8" w:rsidRPr="00CB169A" w:rsidDel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 xml:space="preserve"> se</w:delText>
        </w:r>
      </w:del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representa una amenaza potencial para la industria </w:t>
      </w:r>
      <w:ins w:id="54" w:author="Author">
        <w:r w:rsidR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 xml:space="preserve">de la </w:t>
        </w:r>
      </w:ins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rosa</w:t>
      </w:r>
      <w:del w:id="55" w:author="Author">
        <w:r w:rsidR="00D967D8" w:rsidRPr="00CB169A" w:rsidDel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>l</w:delText>
        </w:r>
      </w:del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</w:t>
      </w:r>
      <w:ins w:id="56" w:author="Author">
        <w:r w:rsidR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 xml:space="preserve">en la </w:t>
        </w:r>
      </w:ins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Florid</w:t>
      </w:r>
      <w:ins w:id="57" w:author="Author">
        <w:r w:rsidR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>a</w:t>
        </w:r>
      </w:ins>
      <w:del w:id="58" w:author="Author">
        <w:r w:rsidR="00D967D8" w:rsidRPr="00CB169A" w:rsidDel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>eña</w:delText>
        </w:r>
      </w:del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si la ERR se </w:t>
      </w:r>
      <w:ins w:id="59" w:author="Author">
        <w:r w:rsidR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 xml:space="preserve">llega a </w:t>
        </w:r>
      </w:ins>
      <w:r w:rsidR="00D967D8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estable</w:t>
      </w:r>
      <w:ins w:id="60" w:author="Author">
        <w:r w:rsidR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t>cer.</w:t>
        </w:r>
      </w:ins>
      <w:del w:id="61" w:author="Author">
        <w:r w:rsidR="00D967D8" w:rsidRPr="00CB169A" w:rsidDel="009B0E1C">
          <w:rPr>
            <w:rFonts w:ascii="Times New Roman" w:eastAsia="Times New Roman" w:hAnsi="Times New Roman" w:cs="Times New Roman"/>
            <w:color w:val="333333"/>
            <w:sz w:val="24"/>
            <w:szCs w:val="24"/>
            <w:lang w:val="es-419"/>
          </w:rPr>
          <w:delText>zca en Florida.</w:delText>
        </w:r>
      </w:del>
    </w:p>
    <w:p w14:paraId="341A16CC" w14:textId="12FE710C" w:rsidR="004C0B38" w:rsidRPr="00CB169A" w:rsidRDefault="004C0B38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E4CFB51" w14:textId="77777777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References Cited</w:t>
      </w:r>
    </w:p>
    <w:p w14:paraId="7A522D03" w14:textId="378D3F79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Amrine </w:t>
      </w:r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>J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W. 1996. 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Phyllocoptes</w:t>
      </w:r>
      <w:proofErr w:type="spellEnd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and biological control of multiflora rose, pp. 741–749.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In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Helle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W, Lundquist EE,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Sabelis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MW, Bruin J (eds.),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Eriophyoid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Mites. Their Biology, Natural Enemies, and Control, World Crop Pests. Elsevier</w:t>
      </w:r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>, Amsterdam, Netherlands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3D95BD15" w14:textId="23183702" w:rsidR="00C768E0" w:rsidRPr="00C31B84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lastRenderedPageBreak/>
        <w:t>Amrine JW. 2002.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  <w:lang w:val="es-419"/>
        </w:rPr>
        <w:t>Rosa multiflora</w:t>
      </w:r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>, pp.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265–292.</w:t>
      </w:r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C31B84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In</w:t>
      </w:r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Van </w:t>
      </w:r>
      <w:proofErr w:type="spellStart"/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>Driesche</w:t>
      </w:r>
      <w:proofErr w:type="spellEnd"/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R, </w:t>
      </w:r>
      <w:proofErr w:type="spellStart"/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>Blossey</w:t>
      </w:r>
      <w:proofErr w:type="spellEnd"/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B, Hoddle M, Lyon S, Reardon R (eds.), </w:t>
      </w:r>
      <w:r w:rsidR="00C31B8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Biological control of invasive plants in the Eastern United States</w:t>
      </w:r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 Forest Health Technology Enterprise Team, Morgantown, WV, USA. </w:t>
      </w:r>
    </w:p>
    <w:p w14:paraId="3483A52C" w14:textId="29232B64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Babu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Dankers</w:t>
      </w:r>
      <w:proofErr w:type="spellEnd"/>
      <w:r w:rsidR="00C31B84" w:rsidRP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C31B8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H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Newberry</w:t>
      </w:r>
      <w:r w:rsidR="00C31B84" w:rsidRP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C31B8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Baker</w:t>
      </w:r>
      <w:r w:rsidR="00C31B84" w:rsidRP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C31B8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Schubert</w:t>
      </w:r>
      <w:r w:rsidR="00C31B84" w:rsidRP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C31B8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T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Knox</w:t>
      </w:r>
      <w:r w:rsidR="00C31B84" w:rsidRP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C31B8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G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Paret</w:t>
      </w:r>
      <w:r w:rsidR="00C31B84" w:rsidRP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="00C31B84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M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 2014. First report of rose rosette virus associated with rose rosette disease infecting knockout roses in Florida. Plant Disease. 98: 1449–1449.</w:t>
      </w:r>
    </w:p>
    <w:p w14:paraId="39645AF5" w14:textId="3AF67798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Babu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Jeyaprakash</w:t>
      </w:r>
      <w:proofErr w:type="spellEnd"/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Jones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D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Schubert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TS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Baker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Washburn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BK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Miller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SH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Poduch</w:t>
      </w:r>
      <w:proofErr w:type="spellEnd"/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K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Knox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GW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Ochoa-Corona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FM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Paret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ML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 2016. Development of a rapid, sensitive TaqMan real-time RT-PCR assay for the detection of rose rosette virus using multiple gene targets. Journal of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Virological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Methods. 235: 41–50.</w:t>
      </w:r>
    </w:p>
    <w:p w14:paraId="5A0237E7" w14:textId="2AF79FF6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Babu B, Washburn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BK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Ertek</w:t>
      </w:r>
      <w:proofErr w:type="spellEnd"/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TS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Miller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SH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Riddle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CB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Knox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GW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Ochoa-Corona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FM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Olson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J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Katırcıoğlu</w:t>
      </w:r>
      <w:proofErr w:type="spellEnd"/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YZ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Paret</w:t>
      </w:r>
      <w:proofErr w:type="spellEnd"/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ML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 2017. A field based detection method for rose rosette virus using isothermal probe-based reverse transcription-recombinase polymerase amplification assay. Journal of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Virological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Methods. 247: 81–90.</w:t>
      </w:r>
    </w:p>
    <w:p w14:paraId="5FF41C6E" w14:textId="69EA3DEF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hAnsi="Times New Roman" w:cs="Times New Roman"/>
          <w:sz w:val="24"/>
          <w:szCs w:val="24"/>
          <w:lang w:val="es-419"/>
        </w:rPr>
      </w:pPr>
      <w:r w:rsidRPr="00CB169A">
        <w:rPr>
          <w:rFonts w:ascii="Times New Roman" w:hAnsi="Times New Roman" w:cs="Times New Roman"/>
          <w:sz w:val="24"/>
          <w:szCs w:val="24"/>
        </w:rPr>
        <w:t>Bauchan GB, Otero-Colina</w:t>
      </w:r>
      <w:r w:rsidR="00CB169A" w:rsidRPr="00CB169A">
        <w:rPr>
          <w:rFonts w:ascii="Times New Roman" w:hAnsi="Times New Roman" w:cs="Times New Roman"/>
          <w:sz w:val="24"/>
          <w:szCs w:val="24"/>
        </w:rPr>
        <w:t xml:space="preserve"> G</w:t>
      </w:r>
      <w:r w:rsidRPr="00CB169A">
        <w:rPr>
          <w:rFonts w:ascii="Times New Roman" w:hAnsi="Times New Roman" w:cs="Times New Roman"/>
          <w:sz w:val="24"/>
          <w:szCs w:val="24"/>
        </w:rPr>
        <w:t>, Hammond</w:t>
      </w:r>
      <w:r w:rsidR="00CB169A" w:rsidRPr="00CB169A">
        <w:rPr>
          <w:rFonts w:ascii="Times New Roman" w:hAnsi="Times New Roman" w:cs="Times New Roman"/>
          <w:sz w:val="24"/>
          <w:szCs w:val="24"/>
        </w:rPr>
        <w:t xml:space="preserve"> J</w:t>
      </w:r>
      <w:r w:rsidRPr="00CB169A">
        <w:rPr>
          <w:rFonts w:ascii="Times New Roman" w:hAnsi="Times New Roman" w:cs="Times New Roman"/>
          <w:sz w:val="24"/>
          <w:szCs w:val="24"/>
        </w:rPr>
        <w:t>, Ochoa</w:t>
      </w:r>
      <w:r w:rsidR="00CB169A" w:rsidRPr="00CB169A">
        <w:rPr>
          <w:rFonts w:ascii="Times New Roman" w:hAnsi="Times New Roman" w:cs="Times New Roman"/>
          <w:sz w:val="24"/>
          <w:szCs w:val="24"/>
        </w:rPr>
        <w:t xml:space="preserve"> R</w:t>
      </w:r>
      <w:r w:rsidRPr="00CB169A">
        <w:rPr>
          <w:rFonts w:ascii="Times New Roman" w:hAnsi="Times New Roman" w:cs="Times New Roman"/>
          <w:sz w:val="24"/>
          <w:szCs w:val="24"/>
        </w:rPr>
        <w:t xml:space="preserve">. 2019. Rose rosette disease: it all started with a small mite. </w:t>
      </w:r>
      <w:r w:rsidRPr="00CB169A">
        <w:rPr>
          <w:rFonts w:ascii="Times New Roman" w:hAnsi="Times New Roman" w:cs="Times New Roman"/>
          <w:i/>
          <w:sz w:val="24"/>
          <w:szCs w:val="24"/>
        </w:rPr>
        <w:t>In</w:t>
      </w:r>
      <w:r w:rsidRPr="00CB169A">
        <w:rPr>
          <w:rFonts w:ascii="Times New Roman" w:hAnsi="Times New Roman" w:cs="Times New Roman"/>
          <w:sz w:val="24"/>
          <w:szCs w:val="24"/>
        </w:rPr>
        <w:t xml:space="preserve"> F. </w:t>
      </w:r>
      <w:proofErr w:type="spellStart"/>
      <w:r w:rsidRPr="00CB169A">
        <w:rPr>
          <w:rFonts w:ascii="Times New Roman" w:hAnsi="Times New Roman" w:cs="Times New Roman"/>
          <w:sz w:val="24"/>
          <w:szCs w:val="24"/>
        </w:rPr>
        <w:t>Foucher</w:t>
      </w:r>
      <w:proofErr w:type="spellEnd"/>
      <w:r w:rsidRPr="00CB169A">
        <w:rPr>
          <w:rFonts w:ascii="Times New Roman" w:hAnsi="Times New Roman" w:cs="Times New Roman"/>
          <w:sz w:val="24"/>
          <w:szCs w:val="24"/>
        </w:rPr>
        <w:t xml:space="preserve">. (ed.), Proc. VII International Symposium on Rose Research and Cultivation. </w:t>
      </w:r>
      <w:r w:rsidRPr="00CB169A">
        <w:rPr>
          <w:rFonts w:ascii="Times New Roman" w:hAnsi="Times New Roman" w:cs="Times New Roman"/>
          <w:sz w:val="24"/>
          <w:szCs w:val="24"/>
          <w:lang w:val="es-419"/>
        </w:rPr>
        <w:t xml:space="preserve">Acta </w:t>
      </w:r>
      <w:proofErr w:type="spellStart"/>
      <w:r w:rsidRPr="00CB169A">
        <w:rPr>
          <w:rFonts w:ascii="Times New Roman" w:hAnsi="Times New Roman" w:cs="Times New Roman"/>
          <w:sz w:val="24"/>
          <w:szCs w:val="24"/>
          <w:lang w:val="es-419"/>
        </w:rPr>
        <w:t>Hortic</w:t>
      </w:r>
      <w:proofErr w:type="spellEnd"/>
      <w:r w:rsidRPr="00CB169A">
        <w:rPr>
          <w:rFonts w:ascii="Times New Roman" w:hAnsi="Times New Roman" w:cs="Times New Roman"/>
          <w:sz w:val="24"/>
          <w:szCs w:val="24"/>
          <w:lang w:val="es-419"/>
        </w:rPr>
        <w:t>. 1232</w:t>
      </w:r>
      <w:r w:rsidR="00C31B84">
        <w:rPr>
          <w:rFonts w:ascii="Times New Roman" w:hAnsi="Times New Roman" w:cs="Times New Roman"/>
          <w:sz w:val="24"/>
          <w:szCs w:val="24"/>
          <w:lang w:val="es-419"/>
        </w:rPr>
        <w:t>:</w:t>
      </w:r>
      <w:r w:rsidRPr="00CB169A">
        <w:rPr>
          <w:rFonts w:ascii="Times New Roman" w:hAnsi="Times New Roman" w:cs="Times New Roman"/>
          <w:sz w:val="24"/>
          <w:szCs w:val="24"/>
          <w:lang w:val="es-419"/>
        </w:rPr>
        <w:t xml:space="preserve"> 227-232. </w:t>
      </w:r>
    </w:p>
    <w:p w14:paraId="32F38C37" w14:textId="5DE92E17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Monfreda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R,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Nuzzaci</w:t>
      </w:r>
      <w:proofErr w:type="spellEnd"/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G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, De Lillo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 xml:space="preserve"> E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  <w:lang w:val="es-419"/>
        </w:rPr>
        <w:t>. 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2007. Detection, extraction, and collection of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eriophyoid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mites. Zootaxa. 1662: 35–43.</w:t>
      </w:r>
    </w:p>
    <w:p w14:paraId="4456F52B" w14:textId="381BEB4C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Oldfield GN. 1996. Diversity and host plant specificity</w:t>
      </w:r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>, pp. 299-216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In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Helle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W., Lundquist, E.E.,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Sabelis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, M.W., Bruin, J. (eds.),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Eriophyoid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Mites. Their Biology, Natural Enemies, and Control, World Crop Pests. Elsevier</w:t>
      </w:r>
      <w:r w:rsidR="00C31B84">
        <w:rPr>
          <w:rFonts w:ascii="Times New Roman" w:eastAsia="Times New Roman" w:hAnsi="Times New Roman" w:cs="Times New Roman"/>
          <w:color w:val="333333"/>
          <w:sz w:val="24"/>
          <w:szCs w:val="24"/>
        </w:rPr>
        <w:t>, Amsterdam, Netherlands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57084EA2" w14:textId="7A69E3D0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lastRenderedPageBreak/>
        <w:t>Otero-Colina G, Ochoa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R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Amrine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JW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Hammond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J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Jordan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R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Bauchan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GR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 2018.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Eriophyoid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mites found on healthy and rose rosette diseased roses in the United States. Journal of Environmental Horticulture. 36: 146–153.</w:t>
      </w:r>
    </w:p>
    <w:p w14:paraId="74BD78C9" w14:textId="1C97EBEE" w:rsidR="00C768E0" w:rsidRPr="00CB169A" w:rsidRDefault="00C768E0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Skoracka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A, Smith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Oldfield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G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Cristofaro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, Amrine</w:t>
      </w:r>
      <w:r w:rsidR="00CB169A"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JW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. 2009. Host-plant specificity and specialization in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eriophyoid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mites and their importance for the use of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eriophyoid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mites as biocontrol agents of weeds. Experimental and Applied Acarology. 51: 93–113.</w:t>
      </w:r>
    </w:p>
    <w:p w14:paraId="3A3B841D" w14:textId="77777777" w:rsidR="00CB169A" w:rsidRDefault="00CB169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D13177C" w14:textId="4D11AD8B" w:rsidR="00CB169A" w:rsidRPr="00CB169A" w:rsidRDefault="00CB169A" w:rsidP="00CB169A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B169A">
        <w:rPr>
          <w:rFonts w:ascii="Times New Roman" w:hAnsi="Times New Roman" w:cs="Times New Roman"/>
          <w:b/>
          <w:sz w:val="24"/>
          <w:szCs w:val="24"/>
        </w:rPr>
        <w:lastRenderedPageBreak/>
        <w:t>Figure Caption</w:t>
      </w:r>
    </w:p>
    <w:p w14:paraId="7078BF18" w14:textId="77777777" w:rsidR="00CB169A" w:rsidRPr="00CB169A" w:rsidRDefault="00CB169A" w:rsidP="00CB169A">
      <w:pPr>
        <w:pStyle w:val="Default"/>
        <w:spacing w:line="480" w:lineRule="auto"/>
        <w:rPr>
          <w:rFonts w:ascii="Times New Roman" w:hAnsi="Times New Roman" w:cs="Times New Roman"/>
          <w:b/>
          <w:bCs/>
          <w:color w:val="auto"/>
        </w:rPr>
      </w:pPr>
    </w:p>
    <w:p w14:paraId="7534F291" w14:textId="78C6DEC8" w:rsidR="00CB169A" w:rsidRPr="00CB169A" w:rsidRDefault="00CB169A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Fig. 1: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Presence of 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Phyllocoptes</w:t>
      </w:r>
      <w:proofErr w:type="spellEnd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in Leon County, Florida in (A) February 2019 and (B) July 2019. Orange dots indicate sites sampled which had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. Gray areas indicate surveyed areas where no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were found. (C) Average number of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per rose sample. Samples were taken from sites in Leon County, Florida on February 14 and July 16th, 2019. Asterisks represent significant differences as calculated by pairwise t-tests of the 5 sites tested for </w:t>
      </w:r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 xml:space="preserve">P. </w:t>
      </w:r>
      <w:proofErr w:type="spellStart"/>
      <w:r w:rsidRPr="00CB169A">
        <w:rPr>
          <w:rFonts w:ascii="Times New Roman" w:eastAsia="Times New Roman" w:hAnsi="Times New Roman" w:cs="Times New Roman"/>
          <w:i/>
          <w:iCs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 during both months. P-value &lt; 0.001.</w:t>
      </w:r>
    </w:p>
    <w:p w14:paraId="443D3022" w14:textId="5CD01C76" w:rsidR="00CB169A" w:rsidRPr="00CB169A" w:rsidRDefault="00CB169A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D7C697A" w14:textId="0CA1F70C" w:rsidR="00CB169A" w:rsidRPr="00CB169A" w:rsidRDefault="00CB169A" w:rsidP="00CB169A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Fig. 2:</w:t>
      </w:r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Phyllocoptes</w:t>
      </w:r>
      <w:proofErr w:type="spellEnd"/>
      <w:r w:rsidRPr="00CB169A"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i/>
          <w:color w:val="333333"/>
          <w:sz w:val="24"/>
          <w:szCs w:val="24"/>
        </w:rPr>
        <w:t>fructiphilus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Keifer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(Female) from Leon County, Florida: (A) Body (scalebar = 100 µm); (B) 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Prodorsal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shield (</w:t>
      </w:r>
      <w:proofErr w:type="spellStart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>scalebar</w:t>
      </w:r>
      <w:proofErr w:type="spellEnd"/>
      <w:r w:rsidRPr="00CB169A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= 20 µm).</w:t>
      </w:r>
    </w:p>
    <w:p w14:paraId="36E0C9D6" w14:textId="6367F3A1" w:rsidR="00CB169A" w:rsidRPr="00CB169A" w:rsidRDefault="00CB169A" w:rsidP="00C768E0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5FA4D2B" w14:textId="77777777" w:rsidR="00CB169A" w:rsidRPr="00CB169A" w:rsidRDefault="00CB169A" w:rsidP="00C768E0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16157A4" w14:textId="0D13B5B3" w:rsidR="004C0B38" w:rsidRPr="00CB169A" w:rsidRDefault="00221325" w:rsidP="00752202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02E1CA4A" wp14:editId="7EE892F5">
            <wp:extent cx="5943600" cy="5617210"/>
            <wp:effectExtent l="0" t="0" r="0" b="254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ps+mite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4B40" w14:textId="4C283CAF" w:rsidR="00CB169A" w:rsidRPr="00CB169A" w:rsidRDefault="00CB169A" w:rsidP="00752202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Figure 1</w:t>
      </w:r>
    </w:p>
    <w:p w14:paraId="695540EE" w14:textId="2023059A" w:rsidR="00F827B7" w:rsidRPr="00CB169A" w:rsidRDefault="00F827B7" w:rsidP="00F827B7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14292804" wp14:editId="09F0EDE2">
            <wp:extent cx="5943600" cy="3612515"/>
            <wp:effectExtent l="0" t="0" r="0" b="6985"/>
            <wp:docPr id="5" name="Picture 5" descr="A picture containing animal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fructiphilus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BB56" w14:textId="15EEC914" w:rsidR="00CB169A" w:rsidRPr="00CB169A" w:rsidRDefault="00CB169A" w:rsidP="00F827B7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  <w:r w:rsidRPr="00CB169A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Figure 2</w:t>
      </w:r>
    </w:p>
    <w:p w14:paraId="5AEA601E" w14:textId="77777777" w:rsidR="00F827B7" w:rsidRPr="00CB169A" w:rsidRDefault="00F827B7" w:rsidP="00221325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3F0C137E" w14:textId="77777777" w:rsidR="003B74F2" w:rsidRPr="00CB169A" w:rsidRDefault="003B74F2" w:rsidP="00752202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</w:p>
    <w:p w14:paraId="44F1BB8F" w14:textId="77777777" w:rsidR="003B74F2" w:rsidRPr="00CB169A" w:rsidRDefault="003B74F2" w:rsidP="00752202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</w:p>
    <w:p w14:paraId="29A224F7" w14:textId="77777777" w:rsidR="003B74F2" w:rsidRPr="00CB169A" w:rsidRDefault="003B74F2" w:rsidP="00752202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</w:p>
    <w:p w14:paraId="1F58949C" w14:textId="77777777" w:rsidR="003B74F2" w:rsidRPr="00CB169A" w:rsidRDefault="003B74F2" w:rsidP="00752202">
      <w:pPr>
        <w:shd w:val="clear" w:color="auto" w:fill="FFFFFF"/>
        <w:spacing w:after="150" w:line="480" w:lineRule="auto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</w:pPr>
    </w:p>
    <w:sectPr w:rsidR="003B74F2" w:rsidRPr="00CB169A" w:rsidSect="00C768E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uthor" w:initials="A">
    <w:p w14:paraId="33488A31" w14:textId="09DB1E0D" w:rsidR="005D1063" w:rsidRDefault="005D1063">
      <w:pPr>
        <w:pStyle w:val="CommentText"/>
      </w:pPr>
      <w:r>
        <w:rPr>
          <w:rStyle w:val="CommentReference"/>
        </w:rPr>
        <w:annotationRef/>
      </w:r>
      <w:r>
        <w:t>Are this separation correct here?</w:t>
      </w:r>
    </w:p>
  </w:comment>
  <w:comment w:id="22" w:author="Author" w:initials="A">
    <w:p w14:paraId="1D253995" w14:textId="3B74A4BF" w:rsidR="00F43470" w:rsidRDefault="00F43470">
      <w:pPr>
        <w:pStyle w:val="CommentText"/>
      </w:pPr>
      <w:r>
        <w:rPr>
          <w:rStyle w:val="CommentReference"/>
        </w:rPr>
        <w:annotationRef/>
      </w:r>
      <w:r>
        <w:t>There are 3 known species of eriophyid mites moving in the central and east of the U.S., the other 2 species may be in the area as well…</w:t>
      </w:r>
    </w:p>
  </w:comment>
  <w:comment w:id="32" w:author="Author" w:initials="A">
    <w:p w14:paraId="267C221D" w14:textId="62E37F9A" w:rsidR="0071490E" w:rsidRDefault="0071490E">
      <w:pPr>
        <w:pStyle w:val="CommentText"/>
      </w:pPr>
      <w:r>
        <w:rPr>
          <w:rStyle w:val="CommentReference"/>
        </w:rPr>
        <w:annotationRef/>
      </w:r>
      <w:r>
        <w:t>Would be excellent if it is indicated the species and varieties of the roses samples</w:t>
      </w:r>
    </w:p>
  </w:comment>
  <w:comment w:id="35" w:author="Author" w:initials="A">
    <w:p w14:paraId="173EF0A4" w14:textId="24BB6422" w:rsidR="0071490E" w:rsidRDefault="0071490E">
      <w:pPr>
        <w:pStyle w:val="CommentText"/>
      </w:pPr>
      <w:r>
        <w:rPr>
          <w:rStyle w:val="CommentReference"/>
        </w:rPr>
        <w:annotationRef/>
      </w:r>
      <w:r>
        <w:t>Species, varieties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3488A31" w15:done="0"/>
  <w15:commentEx w15:paraId="1D253995" w15:done="0"/>
  <w15:commentEx w15:paraId="267C221D" w15:done="0"/>
  <w15:commentEx w15:paraId="173EF0A4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10C7BF" w14:textId="77777777" w:rsidR="00C93AD5" w:rsidRDefault="00C93AD5" w:rsidP="004C0B38">
      <w:pPr>
        <w:spacing w:after="0" w:line="240" w:lineRule="auto"/>
      </w:pPr>
      <w:r>
        <w:separator/>
      </w:r>
    </w:p>
  </w:endnote>
  <w:endnote w:type="continuationSeparator" w:id="0">
    <w:p w14:paraId="128CD2BC" w14:textId="77777777" w:rsidR="00C93AD5" w:rsidRDefault="00C93AD5" w:rsidP="004C0B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430A32" w14:textId="77777777" w:rsidR="00AD18F9" w:rsidRDefault="00AD18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F5E4FD" w14:textId="77777777" w:rsidR="00AD18F9" w:rsidRDefault="00AD18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05549" w14:textId="77777777" w:rsidR="00AD18F9" w:rsidRDefault="00AD18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F15D8D" w14:textId="77777777" w:rsidR="00C93AD5" w:rsidRDefault="00C93AD5" w:rsidP="004C0B38">
      <w:pPr>
        <w:spacing w:after="0" w:line="240" w:lineRule="auto"/>
      </w:pPr>
      <w:r>
        <w:separator/>
      </w:r>
    </w:p>
  </w:footnote>
  <w:footnote w:type="continuationSeparator" w:id="0">
    <w:p w14:paraId="10B82F50" w14:textId="77777777" w:rsidR="00C93AD5" w:rsidRDefault="00C93AD5" w:rsidP="004C0B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17440F" w14:textId="77777777" w:rsidR="00AD18F9" w:rsidRDefault="00AD18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32257D" w14:textId="77777777" w:rsidR="00AD18F9" w:rsidRDefault="00AD18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881D88" w14:textId="77777777" w:rsidR="00AD18F9" w:rsidRDefault="00AD18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removePersonalInformation/>
  <w:removeDateAndTime/>
  <w:activeWritingStyle w:appName="MSWord" w:lang="es-419" w:vendorID="64" w:dllVersion="131078" w:nlCheck="1" w:checkStyle="0"/>
  <w:activeWritingStyle w:appName="MSWord" w:lang="en-US" w:vendorID="64" w:dllVersion="131078" w:nlCheck="1" w:checkStyle="1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B38"/>
    <w:rsid w:val="000438AA"/>
    <w:rsid w:val="00046708"/>
    <w:rsid w:val="00054131"/>
    <w:rsid w:val="000644AB"/>
    <w:rsid w:val="0008667D"/>
    <w:rsid w:val="000A3C0C"/>
    <w:rsid w:val="000D7787"/>
    <w:rsid w:val="00105CBB"/>
    <w:rsid w:val="0013019C"/>
    <w:rsid w:val="00156DE2"/>
    <w:rsid w:val="001C2EE5"/>
    <w:rsid w:val="00221325"/>
    <w:rsid w:val="00222CA5"/>
    <w:rsid w:val="0022436A"/>
    <w:rsid w:val="00224988"/>
    <w:rsid w:val="002622B9"/>
    <w:rsid w:val="00276E15"/>
    <w:rsid w:val="002951AB"/>
    <w:rsid w:val="002C300D"/>
    <w:rsid w:val="00382A25"/>
    <w:rsid w:val="003841B1"/>
    <w:rsid w:val="003924BF"/>
    <w:rsid w:val="003B74F2"/>
    <w:rsid w:val="003F3B80"/>
    <w:rsid w:val="00411081"/>
    <w:rsid w:val="0043102D"/>
    <w:rsid w:val="00477E41"/>
    <w:rsid w:val="004B062B"/>
    <w:rsid w:val="004B6529"/>
    <w:rsid w:val="004C0B38"/>
    <w:rsid w:val="004F0208"/>
    <w:rsid w:val="00522A23"/>
    <w:rsid w:val="00551623"/>
    <w:rsid w:val="005558DA"/>
    <w:rsid w:val="00564A9E"/>
    <w:rsid w:val="005730B4"/>
    <w:rsid w:val="005D1063"/>
    <w:rsid w:val="006A68E7"/>
    <w:rsid w:val="00705B0A"/>
    <w:rsid w:val="0071490E"/>
    <w:rsid w:val="00735D15"/>
    <w:rsid w:val="00752202"/>
    <w:rsid w:val="00776E21"/>
    <w:rsid w:val="0079046B"/>
    <w:rsid w:val="007944EF"/>
    <w:rsid w:val="007D00C3"/>
    <w:rsid w:val="007D5BE6"/>
    <w:rsid w:val="007F14DE"/>
    <w:rsid w:val="007F42BB"/>
    <w:rsid w:val="0081317F"/>
    <w:rsid w:val="008941C8"/>
    <w:rsid w:val="00897BD8"/>
    <w:rsid w:val="008D4171"/>
    <w:rsid w:val="008E3FCE"/>
    <w:rsid w:val="00901A4B"/>
    <w:rsid w:val="009119D2"/>
    <w:rsid w:val="00935073"/>
    <w:rsid w:val="00942F1C"/>
    <w:rsid w:val="009758D9"/>
    <w:rsid w:val="00986EC7"/>
    <w:rsid w:val="009B0E1C"/>
    <w:rsid w:val="009D22E3"/>
    <w:rsid w:val="00A04C98"/>
    <w:rsid w:val="00A40887"/>
    <w:rsid w:val="00AA603E"/>
    <w:rsid w:val="00AD18F9"/>
    <w:rsid w:val="00AD1AED"/>
    <w:rsid w:val="00AE5056"/>
    <w:rsid w:val="00B226F6"/>
    <w:rsid w:val="00B67160"/>
    <w:rsid w:val="00BD5204"/>
    <w:rsid w:val="00BE5CBF"/>
    <w:rsid w:val="00C03D70"/>
    <w:rsid w:val="00C24C4B"/>
    <w:rsid w:val="00C31B84"/>
    <w:rsid w:val="00C65D14"/>
    <w:rsid w:val="00C768E0"/>
    <w:rsid w:val="00C93AD5"/>
    <w:rsid w:val="00CB169A"/>
    <w:rsid w:val="00D12FC0"/>
    <w:rsid w:val="00D3599C"/>
    <w:rsid w:val="00D513E3"/>
    <w:rsid w:val="00D55C3A"/>
    <w:rsid w:val="00D566AE"/>
    <w:rsid w:val="00D65841"/>
    <w:rsid w:val="00D8151F"/>
    <w:rsid w:val="00D91EB2"/>
    <w:rsid w:val="00D967D8"/>
    <w:rsid w:val="00DB7EE4"/>
    <w:rsid w:val="00E20012"/>
    <w:rsid w:val="00E31FCE"/>
    <w:rsid w:val="00E7682B"/>
    <w:rsid w:val="00E86969"/>
    <w:rsid w:val="00EC1C7C"/>
    <w:rsid w:val="00EE3E9B"/>
    <w:rsid w:val="00EF5CA5"/>
    <w:rsid w:val="00F022B8"/>
    <w:rsid w:val="00F04BB4"/>
    <w:rsid w:val="00F11A91"/>
    <w:rsid w:val="00F43470"/>
    <w:rsid w:val="00F45EF2"/>
    <w:rsid w:val="00F5158F"/>
    <w:rsid w:val="00F827B7"/>
    <w:rsid w:val="00FC6162"/>
    <w:rsid w:val="00FE0C45"/>
    <w:rsid w:val="00FF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AD49E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0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C0B38"/>
    <w:rPr>
      <w:b/>
      <w:bCs/>
    </w:rPr>
  </w:style>
  <w:style w:type="character" w:styleId="Emphasis">
    <w:name w:val="Emphasis"/>
    <w:basedOn w:val="DefaultParagraphFont"/>
    <w:uiPriority w:val="20"/>
    <w:qFormat/>
    <w:rsid w:val="004C0B38"/>
    <w:rPr>
      <w:i/>
      <w:iCs/>
    </w:rPr>
  </w:style>
  <w:style w:type="character" w:customStyle="1" w:styleId="citation">
    <w:name w:val="citation"/>
    <w:basedOn w:val="DefaultParagraphFont"/>
    <w:rsid w:val="004C0B38"/>
  </w:style>
  <w:style w:type="character" w:styleId="Hyperlink">
    <w:name w:val="Hyperlink"/>
    <w:basedOn w:val="DefaultParagraphFont"/>
    <w:uiPriority w:val="99"/>
    <w:unhideWhenUsed/>
    <w:rsid w:val="004C0B3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0B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38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C0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38"/>
  </w:style>
  <w:style w:type="paragraph" w:styleId="Footer">
    <w:name w:val="footer"/>
    <w:basedOn w:val="Normal"/>
    <w:link w:val="FooterChar"/>
    <w:uiPriority w:val="99"/>
    <w:unhideWhenUsed/>
    <w:rsid w:val="004C0B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38"/>
  </w:style>
  <w:style w:type="character" w:styleId="CommentReference">
    <w:name w:val="annotation reference"/>
    <w:basedOn w:val="DefaultParagraphFont"/>
    <w:uiPriority w:val="99"/>
    <w:semiHidden/>
    <w:unhideWhenUsed/>
    <w:rsid w:val="00AE50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50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50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50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5056"/>
    <w:rPr>
      <w:b/>
      <w:bCs/>
      <w:sz w:val="20"/>
      <w:szCs w:val="20"/>
    </w:rPr>
  </w:style>
  <w:style w:type="paragraph" w:customStyle="1" w:styleId="Default">
    <w:name w:val="Default"/>
    <w:rsid w:val="00897BD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LineNumber">
    <w:name w:val="line number"/>
    <w:basedOn w:val="DefaultParagraphFont"/>
    <w:uiPriority w:val="99"/>
    <w:semiHidden/>
    <w:unhideWhenUsed/>
    <w:rsid w:val="00C768E0"/>
  </w:style>
  <w:style w:type="character" w:customStyle="1" w:styleId="UnresolvedMention">
    <w:name w:val="Unresolved Mention"/>
    <w:basedOn w:val="DefaultParagraphFont"/>
    <w:uiPriority w:val="99"/>
    <w:semiHidden/>
    <w:unhideWhenUsed/>
    <w:rsid w:val="00E20012"/>
    <w:rPr>
      <w:color w:val="605E5C"/>
      <w:shd w:val="clear" w:color="auto" w:fill="E1DFDD"/>
    </w:rPr>
  </w:style>
  <w:style w:type="character" w:customStyle="1" w:styleId="pec">
    <w:name w:val="_pe_c"/>
    <w:basedOn w:val="DefaultParagraphFont"/>
    <w:rsid w:val="00E20012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2001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2001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20012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20012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60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010">
          <w:marLeft w:val="0"/>
          <w:marRight w:val="0"/>
          <w:marTop w:val="0"/>
          <w:marBottom w:val="0"/>
          <w:divBdr>
            <w:top w:val="single" w:sz="6" w:space="0" w:color="BEBEBE"/>
            <w:left w:val="single" w:sz="6" w:space="0" w:color="BEBEBE"/>
            <w:bottom w:val="single" w:sz="6" w:space="0" w:color="BEBEBE"/>
            <w:right w:val="single" w:sz="6" w:space="0" w:color="BEBEBE"/>
          </w:divBdr>
          <w:divsChild>
            <w:div w:id="84085723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8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2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20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988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07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559521">
                          <w:marLeft w:val="15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170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807013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965117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261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466443">
                          <w:marLeft w:val="75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801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4" w:color="777777"/>
                                <w:bottom w:val="single" w:sz="12" w:space="1" w:color="777777"/>
                                <w:right w:val="single" w:sz="12" w:space="4" w:color="777777"/>
                              </w:divBdr>
                            </w:div>
                            <w:div w:id="1628004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2" w:color="777777"/>
                                <w:left w:val="single" w:sz="12" w:space="4" w:color="777777"/>
                                <w:bottom w:val="none" w:sz="0" w:space="0" w:color="auto"/>
                                <w:right w:val="single" w:sz="12" w:space="4" w:color="777777"/>
                              </w:divBdr>
                            </w:div>
                          </w:divsChild>
                        </w:div>
                      </w:divsChild>
                    </w:div>
                    <w:div w:id="1930117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849444">
                          <w:marLeft w:val="0"/>
                          <w:marRight w:val="15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61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6197847">
          <w:marLeft w:val="0"/>
          <w:marRight w:val="0"/>
          <w:marTop w:val="0"/>
          <w:marBottom w:val="0"/>
          <w:divBdr>
            <w:top w:val="single" w:sz="6" w:space="0" w:color="BEBEBE"/>
            <w:left w:val="single" w:sz="6" w:space="0" w:color="BEBEBE"/>
            <w:bottom w:val="single" w:sz="6" w:space="0" w:color="BEBEBE"/>
            <w:right w:val="single" w:sz="6" w:space="0" w:color="BEBEBE"/>
          </w:divBdr>
          <w:divsChild>
            <w:div w:id="255748122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5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92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2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68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91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830976">
                          <w:marLeft w:val="15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551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87117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051225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2307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18680">
                          <w:marLeft w:val="75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808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4" w:color="777777"/>
                                <w:bottom w:val="single" w:sz="12" w:space="1" w:color="777777"/>
                                <w:right w:val="single" w:sz="12" w:space="4" w:color="777777"/>
                              </w:divBdr>
                            </w:div>
                            <w:div w:id="1679574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2" w:color="777777"/>
                                <w:left w:val="single" w:sz="12" w:space="4" w:color="777777"/>
                                <w:bottom w:val="none" w:sz="0" w:space="0" w:color="auto"/>
                                <w:right w:val="single" w:sz="12" w:space="4" w:color="777777"/>
                              </w:divBdr>
                            </w:div>
                          </w:divsChild>
                        </w:div>
                      </w:divsChild>
                    </w:div>
                    <w:div w:id="72248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604017">
                          <w:marLeft w:val="0"/>
                          <w:marRight w:val="15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34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2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4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griesheimer@ufl.edu" TargetMode="External"/><Relationship Id="rId13" Type="http://schemas.openxmlformats.org/officeDocument/2006/relationships/image" Target="media/image2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afife@ufl.edu" TargetMode="External"/><Relationship Id="rId12" Type="http://schemas.openxmlformats.org/officeDocument/2006/relationships/image" Target="media/image1.tiff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comments" Target="comments.xm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mailto:xmartini@ufl.edu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91F99-9940-475E-8B14-78BEA1B7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1656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2020-04-08T19:44:00Z</dcterms:created>
  <dcterms:modified xsi:type="dcterms:W3CDTF">2020-04-08T20:31:00Z</dcterms:modified>
</cp:coreProperties>
</file>